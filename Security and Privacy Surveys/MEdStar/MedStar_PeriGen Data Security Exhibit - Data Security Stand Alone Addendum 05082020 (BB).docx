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BF01" w14:textId="77777777" w:rsidR="00306317" w:rsidRPr="0083798B" w:rsidRDefault="004C16F7" w:rsidP="004C16F7">
      <w:pPr>
        <w:jc w:val="center"/>
        <w:rPr>
          <w:rFonts w:ascii="Times New Roman" w:hAnsi="Times New Roman"/>
          <w:b/>
          <w:bCs/>
          <w:sz w:val="24"/>
          <w:szCs w:val="24"/>
        </w:rPr>
      </w:pPr>
      <w:r w:rsidRPr="0083798B">
        <w:rPr>
          <w:rFonts w:ascii="Times New Roman" w:hAnsi="Times New Roman"/>
          <w:b/>
          <w:bCs/>
          <w:sz w:val="24"/>
          <w:szCs w:val="24"/>
        </w:rPr>
        <w:t>ADDENDUM</w:t>
      </w:r>
      <w:r w:rsidR="00FA36DD" w:rsidRPr="0083798B">
        <w:rPr>
          <w:rFonts w:ascii="Times New Roman" w:hAnsi="Times New Roman"/>
          <w:b/>
          <w:bCs/>
          <w:sz w:val="24"/>
          <w:szCs w:val="24"/>
        </w:rPr>
        <w:t xml:space="preserve"> FOR </w:t>
      </w:r>
      <w:r w:rsidRPr="0083798B">
        <w:rPr>
          <w:rFonts w:ascii="Times New Roman" w:hAnsi="Times New Roman"/>
          <w:b/>
          <w:bCs/>
          <w:sz w:val="24"/>
          <w:szCs w:val="24"/>
        </w:rPr>
        <w:t>DATA SECURITY COMPLIANCE</w:t>
      </w:r>
    </w:p>
    <w:p w14:paraId="43A2586A" w14:textId="77777777" w:rsidR="007436BF" w:rsidRPr="007436BF" w:rsidRDefault="007436BF" w:rsidP="00306317">
      <w:pPr>
        <w:rPr>
          <w:rFonts w:ascii="Times New Roman" w:hAnsi="Times New Roman"/>
          <w:color w:val="000000" w:themeColor="text1"/>
          <w:sz w:val="24"/>
        </w:rPr>
      </w:pPr>
    </w:p>
    <w:p w14:paraId="4626A62F" w14:textId="680522D5" w:rsidR="00306317" w:rsidRPr="007436BF" w:rsidRDefault="00306317" w:rsidP="00306317">
      <w:pPr>
        <w:rPr>
          <w:rFonts w:ascii="Times New Roman" w:hAnsi="Times New Roman"/>
          <w:color w:val="000000" w:themeColor="text1"/>
          <w:sz w:val="24"/>
        </w:rPr>
      </w:pPr>
      <w:r w:rsidRPr="007436BF">
        <w:rPr>
          <w:rFonts w:ascii="Times New Roman" w:hAnsi="Times New Roman"/>
          <w:color w:val="000000" w:themeColor="text1"/>
          <w:sz w:val="24"/>
        </w:rPr>
        <w:t xml:space="preserve">Effective as of </w:t>
      </w:r>
      <w:r w:rsidRPr="001D4B77">
        <w:rPr>
          <w:rFonts w:ascii="Times New Roman" w:hAnsi="Times New Roman"/>
          <w:color w:val="000000" w:themeColor="text1"/>
          <w:sz w:val="24"/>
          <w:highlight w:val="yellow"/>
        </w:rPr>
        <w:t>_____________, 20</w:t>
      </w:r>
      <w:r w:rsidR="004C16F7" w:rsidRPr="001D4B77">
        <w:rPr>
          <w:rFonts w:ascii="Times New Roman" w:hAnsi="Times New Roman"/>
          <w:color w:val="000000" w:themeColor="text1"/>
          <w:sz w:val="24"/>
          <w:highlight w:val="yellow"/>
        </w:rPr>
        <w:t>__</w:t>
      </w:r>
      <w:r w:rsidRPr="001D4B77">
        <w:rPr>
          <w:rFonts w:ascii="Times New Roman" w:hAnsi="Times New Roman"/>
          <w:color w:val="000000" w:themeColor="text1"/>
          <w:sz w:val="24"/>
          <w:highlight w:val="yellow"/>
        </w:rPr>
        <w:t>,</w:t>
      </w:r>
      <w:r w:rsidRPr="007436BF">
        <w:rPr>
          <w:rFonts w:ascii="Times New Roman" w:hAnsi="Times New Roman"/>
          <w:color w:val="000000" w:themeColor="text1"/>
          <w:sz w:val="24"/>
        </w:rPr>
        <w:t xml:space="preserve"> this </w:t>
      </w:r>
      <w:r w:rsidR="004C16F7" w:rsidRPr="007436BF">
        <w:rPr>
          <w:rFonts w:ascii="Times New Roman" w:hAnsi="Times New Roman"/>
          <w:color w:val="000000" w:themeColor="text1"/>
          <w:sz w:val="24"/>
        </w:rPr>
        <w:t>Addendum</w:t>
      </w:r>
      <w:r w:rsidRPr="007436BF">
        <w:rPr>
          <w:rFonts w:ascii="Times New Roman" w:hAnsi="Times New Roman"/>
          <w:color w:val="000000" w:themeColor="text1"/>
          <w:sz w:val="24"/>
        </w:rPr>
        <w:t xml:space="preserve"> is added to and incorporated as part of the </w:t>
      </w:r>
      <w:r w:rsidRPr="001D4B77">
        <w:rPr>
          <w:rFonts w:ascii="Times New Roman" w:hAnsi="Times New Roman"/>
          <w:i/>
          <w:color w:val="000000" w:themeColor="text1"/>
          <w:sz w:val="24"/>
          <w:highlight w:val="yellow"/>
        </w:rPr>
        <w:t>[</w:t>
      </w:r>
      <w:r w:rsidR="000B720D" w:rsidRPr="001D4B77">
        <w:rPr>
          <w:rFonts w:ascii="Times New Roman" w:hAnsi="Times New Roman"/>
          <w:i/>
          <w:color w:val="000000" w:themeColor="text1"/>
          <w:sz w:val="24"/>
          <w:highlight w:val="yellow"/>
        </w:rPr>
        <w:t>description of relationship</w:t>
      </w:r>
      <w:r w:rsidRPr="001D4B77">
        <w:rPr>
          <w:rFonts w:ascii="Times New Roman" w:hAnsi="Times New Roman"/>
          <w:i/>
          <w:color w:val="000000" w:themeColor="text1"/>
          <w:sz w:val="24"/>
          <w:highlight w:val="yellow"/>
        </w:rPr>
        <w:t>]</w:t>
      </w:r>
      <w:r w:rsidRPr="007436BF">
        <w:rPr>
          <w:rFonts w:ascii="Times New Roman" w:hAnsi="Times New Roman"/>
          <w:color w:val="000000" w:themeColor="text1"/>
          <w:sz w:val="24"/>
        </w:rPr>
        <w:t xml:space="preserve"> (the “</w:t>
      </w:r>
      <w:r w:rsidR="000B720D">
        <w:rPr>
          <w:rFonts w:ascii="Times New Roman" w:hAnsi="Times New Roman"/>
          <w:color w:val="000000" w:themeColor="text1"/>
          <w:sz w:val="24"/>
        </w:rPr>
        <w:t>Terms of Engagement</w:t>
      </w:r>
      <w:r w:rsidRPr="007436BF">
        <w:rPr>
          <w:rFonts w:ascii="Times New Roman" w:hAnsi="Times New Roman"/>
          <w:color w:val="000000" w:themeColor="text1"/>
          <w:sz w:val="24"/>
        </w:rPr>
        <w:t xml:space="preserve">”) (in this </w:t>
      </w:r>
      <w:r w:rsidR="004C16F7" w:rsidRPr="007436BF">
        <w:rPr>
          <w:rFonts w:ascii="Times New Roman" w:hAnsi="Times New Roman"/>
          <w:color w:val="000000" w:themeColor="text1"/>
          <w:sz w:val="24"/>
        </w:rPr>
        <w:t>Addendum</w:t>
      </w:r>
      <w:r w:rsidRPr="007436BF">
        <w:rPr>
          <w:rFonts w:ascii="Times New Roman" w:hAnsi="Times New Roman"/>
          <w:color w:val="000000" w:themeColor="text1"/>
          <w:sz w:val="24"/>
        </w:rPr>
        <w:t xml:space="preserve">, “MedStar”) and </w:t>
      </w:r>
      <w:r w:rsidRPr="001D4B77">
        <w:rPr>
          <w:rFonts w:ascii="Times New Roman" w:hAnsi="Times New Roman"/>
          <w:i/>
          <w:color w:val="000000" w:themeColor="text1"/>
          <w:sz w:val="24"/>
          <w:highlight w:val="yellow"/>
        </w:rPr>
        <w:t>[</w:t>
      </w:r>
      <w:r w:rsidR="001D4B77" w:rsidRPr="001D4B77">
        <w:rPr>
          <w:rFonts w:ascii="Times New Roman" w:hAnsi="Times New Roman"/>
          <w:i/>
          <w:color w:val="000000" w:themeColor="text1"/>
          <w:sz w:val="24"/>
          <w:highlight w:val="yellow"/>
        </w:rPr>
        <w:t>Perigen, Inc.</w:t>
      </w:r>
      <w:r w:rsidRPr="001D4B77">
        <w:rPr>
          <w:rFonts w:ascii="Times New Roman" w:hAnsi="Times New Roman"/>
          <w:i/>
          <w:color w:val="000000" w:themeColor="text1"/>
          <w:sz w:val="24"/>
          <w:highlight w:val="yellow"/>
        </w:rPr>
        <w:t>]</w:t>
      </w:r>
      <w:r w:rsidRPr="007436BF">
        <w:rPr>
          <w:rFonts w:ascii="Times New Roman" w:hAnsi="Times New Roman"/>
          <w:color w:val="000000" w:themeColor="text1"/>
          <w:sz w:val="24"/>
        </w:rPr>
        <w:t xml:space="preserve"> (in this </w:t>
      </w:r>
      <w:r w:rsidR="004C16F7" w:rsidRPr="007436BF">
        <w:rPr>
          <w:rFonts w:ascii="Times New Roman" w:hAnsi="Times New Roman"/>
          <w:color w:val="000000" w:themeColor="text1"/>
          <w:sz w:val="24"/>
        </w:rPr>
        <w:t>Addendum</w:t>
      </w:r>
      <w:r w:rsidRPr="007436BF">
        <w:rPr>
          <w:rFonts w:ascii="Times New Roman" w:hAnsi="Times New Roman"/>
          <w:color w:val="000000" w:themeColor="text1"/>
          <w:sz w:val="24"/>
        </w:rPr>
        <w:t xml:space="preserve">, “Vendor”).  In the event of any conflict between the terms of this </w:t>
      </w:r>
      <w:r w:rsidR="004C16F7" w:rsidRPr="007436BF">
        <w:rPr>
          <w:rFonts w:ascii="Times New Roman" w:hAnsi="Times New Roman"/>
          <w:color w:val="000000" w:themeColor="text1"/>
          <w:sz w:val="24"/>
        </w:rPr>
        <w:t>Addendum</w:t>
      </w:r>
      <w:r w:rsidRPr="007436BF">
        <w:rPr>
          <w:rFonts w:ascii="Times New Roman" w:hAnsi="Times New Roman"/>
          <w:color w:val="000000" w:themeColor="text1"/>
          <w:sz w:val="24"/>
        </w:rPr>
        <w:t xml:space="preserve"> and the </w:t>
      </w:r>
      <w:r w:rsidR="000B720D">
        <w:rPr>
          <w:rFonts w:ascii="Times New Roman" w:hAnsi="Times New Roman"/>
          <w:color w:val="000000" w:themeColor="text1"/>
          <w:sz w:val="24"/>
        </w:rPr>
        <w:t>Terms of Engagement</w:t>
      </w:r>
      <w:r w:rsidRPr="007436BF">
        <w:rPr>
          <w:rFonts w:ascii="Times New Roman" w:hAnsi="Times New Roman"/>
          <w:color w:val="000000" w:themeColor="text1"/>
          <w:sz w:val="24"/>
        </w:rPr>
        <w:t xml:space="preserve">, the terms of this </w:t>
      </w:r>
      <w:r w:rsidR="004C16F7" w:rsidRPr="007436BF">
        <w:rPr>
          <w:rFonts w:ascii="Times New Roman" w:hAnsi="Times New Roman"/>
          <w:color w:val="000000" w:themeColor="text1"/>
          <w:sz w:val="24"/>
        </w:rPr>
        <w:t>Addendum</w:t>
      </w:r>
      <w:r w:rsidRPr="007436BF">
        <w:rPr>
          <w:rFonts w:ascii="Times New Roman" w:hAnsi="Times New Roman"/>
          <w:color w:val="000000" w:themeColor="text1"/>
          <w:sz w:val="24"/>
        </w:rPr>
        <w:t xml:space="preserve"> shall govern.</w:t>
      </w:r>
    </w:p>
    <w:p w14:paraId="53C24472" w14:textId="5DC91FA2" w:rsidR="00FA36DD" w:rsidRPr="007436BF" w:rsidRDefault="00306317" w:rsidP="00306317">
      <w:pPr>
        <w:jc w:val="both"/>
        <w:rPr>
          <w:rFonts w:ascii="Times New Roman" w:hAnsi="Times New Roman"/>
          <w:color w:val="000000" w:themeColor="text1"/>
          <w:sz w:val="24"/>
        </w:rPr>
      </w:pPr>
      <w:r w:rsidRPr="007436BF">
        <w:rPr>
          <w:rFonts w:ascii="Times New Roman" w:hAnsi="Times New Roman"/>
          <w:b/>
          <w:color w:val="000000" w:themeColor="text1"/>
          <w:sz w:val="24"/>
        </w:rPr>
        <w:t>Whereas</w:t>
      </w:r>
      <w:r w:rsidR="00FA36DD" w:rsidRPr="007436BF">
        <w:rPr>
          <w:rFonts w:ascii="Times New Roman" w:hAnsi="Times New Roman"/>
          <w:color w:val="000000" w:themeColor="text1"/>
          <w:sz w:val="24"/>
        </w:rPr>
        <w:t xml:space="preserve"> MedStar </w:t>
      </w:r>
      <w:r w:rsidR="004C16F7" w:rsidRPr="007436BF">
        <w:rPr>
          <w:rFonts w:ascii="Times New Roman" w:hAnsi="Times New Roman"/>
          <w:color w:val="000000" w:themeColor="text1"/>
          <w:sz w:val="24"/>
        </w:rPr>
        <w:t>has</w:t>
      </w:r>
      <w:r w:rsidR="00FA36DD" w:rsidRPr="007436BF">
        <w:rPr>
          <w:rFonts w:ascii="Times New Roman" w:hAnsi="Times New Roman"/>
          <w:color w:val="000000" w:themeColor="text1"/>
          <w:sz w:val="24"/>
        </w:rPr>
        <w:t xml:space="preserve"> purchas</w:t>
      </w:r>
      <w:r w:rsidR="004C16F7" w:rsidRPr="007436BF">
        <w:rPr>
          <w:rFonts w:ascii="Times New Roman" w:hAnsi="Times New Roman"/>
          <w:color w:val="000000" w:themeColor="text1"/>
          <w:sz w:val="24"/>
        </w:rPr>
        <w:t>ed</w:t>
      </w:r>
      <w:r w:rsidR="00FA36DD" w:rsidRPr="007436BF">
        <w:rPr>
          <w:rFonts w:ascii="Times New Roman" w:hAnsi="Times New Roman"/>
          <w:color w:val="000000" w:themeColor="text1"/>
          <w:sz w:val="24"/>
        </w:rPr>
        <w:t xml:space="preserve"> </w:t>
      </w:r>
      <w:r w:rsidR="007E4095" w:rsidRPr="007436BF">
        <w:rPr>
          <w:rFonts w:ascii="Times New Roman" w:hAnsi="Times New Roman"/>
          <w:color w:val="000000" w:themeColor="text1"/>
          <w:sz w:val="24"/>
        </w:rPr>
        <w:t>Vendor Product</w:t>
      </w:r>
      <w:r w:rsidR="00A2072E">
        <w:rPr>
          <w:rFonts w:ascii="Times New Roman" w:hAnsi="Times New Roman"/>
          <w:color w:val="000000" w:themeColor="text1"/>
          <w:sz w:val="24"/>
        </w:rPr>
        <w:t>(</w:t>
      </w:r>
      <w:r w:rsidR="007E4095" w:rsidRPr="007436BF">
        <w:rPr>
          <w:rFonts w:ascii="Times New Roman" w:hAnsi="Times New Roman"/>
          <w:color w:val="000000" w:themeColor="text1"/>
          <w:sz w:val="24"/>
        </w:rPr>
        <w:t>s</w:t>
      </w:r>
      <w:r w:rsidR="00A2072E">
        <w:rPr>
          <w:rFonts w:ascii="Times New Roman" w:hAnsi="Times New Roman"/>
          <w:color w:val="000000" w:themeColor="text1"/>
          <w:sz w:val="24"/>
        </w:rPr>
        <w:t>)</w:t>
      </w:r>
      <w:r w:rsidR="007E4095" w:rsidRPr="007436BF">
        <w:rPr>
          <w:rFonts w:ascii="Times New Roman" w:hAnsi="Times New Roman"/>
          <w:color w:val="000000" w:themeColor="text1"/>
          <w:sz w:val="24"/>
        </w:rPr>
        <w:t xml:space="preserve"> (defined </w:t>
      </w:r>
      <w:r w:rsidR="0083798B">
        <w:rPr>
          <w:rFonts w:ascii="Times New Roman" w:hAnsi="Times New Roman"/>
          <w:color w:val="000000" w:themeColor="text1"/>
          <w:sz w:val="24"/>
        </w:rPr>
        <w:t>below</w:t>
      </w:r>
      <w:r w:rsidR="007E4095" w:rsidRPr="007436BF">
        <w:rPr>
          <w:rFonts w:ascii="Times New Roman" w:hAnsi="Times New Roman"/>
          <w:color w:val="000000" w:themeColor="text1"/>
          <w:sz w:val="24"/>
        </w:rPr>
        <w:t xml:space="preserve">) </w:t>
      </w:r>
      <w:r w:rsidR="00FA36DD" w:rsidRPr="007436BF">
        <w:rPr>
          <w:rFonts w:ascii="Times New Roman" w:hAnsi="Times New Roman"/>
          <w:color w:val="000000" w:themeColor="text1"/>
          <w:sz w:val="24"/>
        </w:rPr>
        <w:t xml:space="preserve">from Vendor under the terms of </w:t>
      </w:r>
      <w:r w:rsidR="000B720D">
        <w:rPr>
          <w:rFonts w:ascii="Times New Roman" w:hAnsi="Times New Roman"/>
          <w:color w:val="000000" w:themeColor="text1"/>
          <w:sz w:val="24"/>
        </w:rPr>
        <w:t>Terms of Engagement</w:t>
      </w:r>
      <w:r w:rsidR="007436BF">
        <w:rPr>
          <w:rFonts w:ascii="Times New Roman" w:hAnsi="Times New Roman"/>
          <w:color w:val="000000" w:themeColor="text1"/>
          <w:sz w:val="24"/>
        </w:rPr>
        <w:t xml:space="preserve">; </w:t>
      </w:r>
      <w:r w:rsidR="00FA36DD" w:rsidRPr="007436BF">
        <w:rPr>
          <w:rFonts w:ascii="Times New Roman" w:hAnsi="Times New Roman"/>
          <w:color w:val="000000" w:themeColor="text1"/>
          <w:sz w:val="24"/>
        </w:rPr>
        <w:t xml:space="preserve">and </w:t>
      </w:r>
    </w:p>
    <w:p w14:paraId="5EC8AE6A" w14:textId="77777777" w:rsidR="00DF76A5" w:rsidRPr="007436BF" w:rsidRDefault="00FA36DD" w:rsidP="00306317">
      <w:pPr>
        <w:jc w:val="both"/>
        <w:rPr>
          <w:rFonts w:ascii="Times New Roman" w:hAnsi="Times New Roman"/>
          <w:color w:val="000000" w:themeColor="text1"/>
          <w:sz w:val="24"/>
        </w:rPr>
      </w:pPr>
      <w:r w:rsidRPr="007436BF">
        <w:rPr>
          <w:rFonts w:ascii="Times New Roman" w:hAnsi="Times New Roman"/>
          <w:b/>
          <w:color w:val="000000" w:themeColor="text1"/>
          <w:sz w:val="24"/>
        </w:rPr>
        <w:t>Whereas</w:t>
      </w:r>
      <w:r w:rsidRPr="007436BF">
        <w:rPr>
          <w:rFonts w:ascii="Times New Roman" w:hAnsi="Times New Roman"/>
          <w:color w:val="000000" w:themeColor="text1"/>
          <w:sz w:val="24"/>
        </w:rPr>
        <w:t xml:space="preserve"> </w:t>
      </w:r>
      <w:r w:rsidR="004C16F7" w:rsidRPr="007436BF">
        <w:rPr>
          <w:rFonts w:ascii="Times New Roman" w:hAnsi="Times New Roman"/>
          <w:color w:val="000000" w:themeColor="text1"/>
          <w:sz w:val="24"/>
        </w:rPr>
        <w:t>MedStar</w:t>
      </w:r>
      <w:r w:rsidRPr="007436BF">
        <w:rPr>
          <w:rFonts w:ascii="Times New Roman" w:hAnsi="Times New Roman"/>
          <w:color w:val="000000" w:themeColor="text1"/>
          <w:sz w:val="24"/>
        </w:rPr>
        <w:t xml:space="preserve"> </w:t>
      </w:r>
      <w:r w:rsidR="004C16F7" w:rsidRPr="007436BF">
        <w:rPr>
          <w:rFonts w:ascii="Times New Roman" w:hAnsi="Times New Roman"/>
          <w:color w:val="000000" w:themeColor="text1"/>
          <w:sz w:val="24"/>
        </w:rPr>
        <w:t>requires</w:t>
      </w:r>
      <w:r w:rsidRPr="007436BF">
        <w:rPr>
          <w:rFonts w:ascii="Times New Roman" w:hAnsi="Times New Roman"/>
          <w:color w:val="000000" w:themeColor="text1"/>
          <w:sz w:val="24"/>
        </w:rPr>
        <w:t xml:space="preserve"> assur</w:t>
      </w:r>
      <w:r w:rsidR="004C16F7" w:rsidRPr="007436BF">
        <w:rPr>
          <w:rFonts w:ascii="Times New Roman" w:hAnsi="Times New Roman"/>
          <w:color w:val="000000" w:themeColor="text1"/>
          <w:sz w:val="24"/>
        </w:rPr>
        <w:t>ance</w:t>
      </w:r>
      <w:r w:rsidRPr="007436BF">
        <w:rPr>
          <w:rFonts w:ascii="Times New Roman" w:hAnsi="Times New Roman"/>
          <w:color w:val="000000" w:themeColor="text1"/>
          <w:sz w:val="24"/>
        </w:rPr>
        <w:t xml:space="preserve"> that </w:t>
      </w:r>
      <w:r w:rsidR="004C16F7" w:rsidRPr="007436BF">
        <w:rPr>
          <w:rFonts w:ascii="Times New Roman" w:hAnsi="Times New Roman"/>
          <w:color w:val="000000" w:themeColor="text1"/>
          <w:sz w:val="24"/>
        </w:rPr>
        <w:t xml:space="preserve">Vendor </w:t>
      </w:r>
      <w:r w:rsidRPr="007436BF">
        <w:rPr>
          <w:rFonts w:ascii="Times New Roman" w:hAnsi="Times New Roman"/>
          <w:color w:val="000000" w:themeColor="text1"/>
          <w:sz w:val="24"/>
        </w:rPr>
        <w:t>complies with certain data security requirements as set forth in this A</w:t>
      </w:r>
      <w:r w:rsidR="004C16F7" w:rsidRPr="007436BF">
        <w:rPr>
          <w:rFonts w:ascii="Times New Roman" w:hAnsi="Times New Roman"/>
          <w:color w:val="000000" w:themeColor="text1"/>
          <w:sz w:val="24"/>
        </w:rPr>
        <w:t>ddendum</w:t>
      </w:r>
      <w:r w:rsidR="00DF76A5" w:rsidRPr="007436BF">
        <w:rPr>
          <w:rFonts w:ascii="Times New Roman" w:hAnsi="Times New Roman"/>
          <w:color w:val="000000" w:themeColor="text1"/>
          <w:sz w:val="24"/>
        </w:rPr>
        <w:t xml:space="preserve">; </w:t>
      </w:r>
    </w:p>
    <w:p w14:paraId="53D81304" w14:textId="77777777" w:rsidR="00DF76A5" w:rsidRPr="007436BF" w:rsidRDefault="00DF76A5" w:rsidP="00DF76A5">
      <w:pPr>
        <w:jc w:val="both"/>
        <w:rPr>
          <w:rFonts w:ascii="Times New Roman" w:hAnsi="Times New Roman"/>
          <w:b/>
          <w:color w:val="000000" w:themeColor="text1"/>
          <w:sz w:val="24"/>
        </w:rPr>
      </w:pPr>
      <w:r w:rsidRPr="007436BF">
        <w:rPr>
          <w:rFonts w:ascii="Times New Roman" w:hAnsi="Times New Roman"/>
          <w:b/>
          <w:color w:val="000000" w:themeColor="text1"/>
          <w:sz w:val="24"/>
        </w:rPr>
        <w:t xml:space="preserve">It is hereby agreed that: </w:t>
      </w:r>
    </w:p>
    <w:p w14:paraId="235E599F" w14:textId="77777777" w:rsidR="005D66F3" w:rsidRPr="007436BF" w:rsidRDefault="002A0463" w:rsidP="00FC32E2">
      <w:pPr>
        <w:pStyle w:val="ListParagraph"/>
        <w:numPr>
          <w:ilvl w:val="0"/>
          <w:numId w:val="1"/>
        </w:numPr>
        <w:jc w:val="both"/>
        <w:rPr>
          <w:rFonts w:ascii="Times New Roman" w:hAnsi="Times New Roman"/>
          <w:color w:val="000000" w:themeColor="text1"/>
          <w:sz w:val="24"/>
          <w:szCs w:val="24"/>
        </w:rPr>
      </w:pPr>
      <w:r w:rsidRPr="007436BF">
        <w:rPr>
          <w:rFonts w:ascii="Times New Roman" w:hAnsi="Times New Roman"/>
          <w:color w:val="000000" w:themeColor="text1"/>
          <w:sz w:val="24"/>
        </w:rPr>
        <w:t xml:space="preserve">Terms and Definitions.  </w:t>
      </w:r>
    </w:p>
    <w:p w14:paraId="75A0E214" w14:textId="3E5D9EDD" w:rsidR="005D66F3" w:rsidRPr="00D26415" w:rsidRDefault="002A0463" w:rsidP="00D26415">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sidRPr="00E81C98">
        <w:rPr>
          <w:rFonts w:ascii="Times New Roman" w:hAnsi="Times New Roman"/>
          <w:color w:val="000000" w:themeColor="text1"/>
          <w:sz w:val="24"/>
        </w:rPr>
        <w:t xml:space="preserve">For purposes of this </w:t>
      </w:r>
      <w:r w:rsidR="00DF76A5">
        <w:rPr>
          <w:rFonts w:ascii="Times New Roman" w:hAnsi="Times New Roman"/>
          <w:color w:val="000000" w:themeColor="text1"/>
          <w:sz w:val="24"/>
          <w:szCs w:val="24"/>
        </w:rPr>
        <w:t>Addendum</w:t>
      </w:r>
      <w:r w:rsidRPr="00D26415">
        <w:rPr>
          <w:rFonts w:ascii="Times New Roman" w:hAnsi="Times New Roman"/>
          <w:color w:val="000000" w:themeColor="text1"/>
          <w:sz w:val="24"/>
          <w:szCs w:val="24"/>
        </w:rPr>
        <w:t>,</w:t>
      </w:r>
      <w:r w:rsidRPr="00E81C98">
        <w:rPr>
          <w:rFonts w:ascii="Times New Roman" w:hAnsi="Times New Roman"/>
          <w:color w:val="000000" w:themeColor="text1"/>
          <w:sz w:val="24"/>
        </w:rPr>
        <w:t xml:space="preserve"> the terms </w:t>
      </w:r>
      <w:r w:rsidR="00AA35FC" w:rsidRPr="00D26415">
        <w:rPr>
          <w:rFonts w:ascii="Times New Roman" w:hAnsi="Times New Roman"/>
          <w:color w:val="000000" w:themeColor="text1"/>
          <w:sz w:val="24"/>
          <w:szCs w:val="24"/>
        </w:rPr>
        <w:t>not defined herein</w:t>
      </w:r>
      <w:r w:rsidRPr="00E81C98">
        <w:rPr>
          <w:rFonts w:ascii="Times New Roman" w:hAnsi="Times New Roman"/>
          <w:color w:val="000000" w:themeColor="text1"/>
          <w:sz w:val="24"/>
        </w:rPr>
        <w:t xml:space="preserve"> shall have the same meaning as in </w:t>
      </w:r>
      <w:r w:rsidR="000B720D">
        <w:rPr>
          <w:rFonts w:ascii="Times New Roman" w:hAnsi="Times New Roman"/>
          <w:color w:val="000000" w:themeColor="text1"/>
          <w:sz w:val="24"/>
          <w:szCs w:val="24"/>
        </w:rPr>
        <w:t>Terms of Engagement</w:t>
      </w:r>
      <w:r w:rsidRPr="00D26415">
        <w:rPr>
          <w:rFonts w:ascii="Times New Roman" w:hAnsi="Times New Roman"/>
          <w:color w:val="000000" w:themeColor="text1"/>
          <w:sz w:val="24"/>
          <w:szCs w:val="24"/>
        </w:rPr>
        <w:t xml:space="preserve">.  </w:t>
      </w:r>
    </w:p>
    <w:p w14:paraId="1000CDF4" w14:textId="77777777" w:rsidR="001D4B77" w:rsidRDefault="002A0463" w:rsidP="001D4B77">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 xml:space="preserve">“Client” shall mean the MedStar entity that is party to </w:t>
      </w:r>
      <w:r w:rsidR="000B720D">
        <w:rPr>
          <w:rFonts w:ascii="Times New Roman" w:hAnsi="Times New Roman"/>
          <w:color w:val="000000" w:themeColor="text1"/>
          <w:sz w:val="24"/>
          <w:szCs w:val="24"/>
        </w:rPr>
        <w:t>Terms of Engagement</w:t>
      </w:r>
      <w:r w:rsidRPr="00D26415">
        <w:rPr>
          <w:rFonts w:ascii="Times New Roman" w:hAnsi="Times New Roman"/>
          <w:color w:val="000000" w:themeColor="text1"/>
          <w:sz w:val="24"/>
          <w:szCs w:val="24"/>
        </w:rPr>
        <w:t xml:space="preserve">.  </w:t>
      </w:r>
    </w:p>
    <w:p w14:paraId="31E8A09C" w14:textId="5B6D6D23" w:rsidR="00E01B16" w:rsidRPr="001D4B77" w:rsidRDefault="00CC6748" w:rsidP="001D4B77">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sidRPr="001D4B77">
        <w:rPr>
          <w:rFonts w:ascii="Times New Roman" w:hAnsi="Times New Roman"/>
          <w:color w:val="FF0000"/>
          <w:sz w:val="24"/>
        </w:rPr>
        <w:t xml:space="preserve"> </w:t>
      </w:r>
      <w:r w:rsidR="00E01B16" w:rsidRPr="001D4B77">
        <w:rPr>
          <w:rFonts w:ascii="Times New Roman" w:hAnsi="Times New Roman"/>
          <w:color w:val="000000" w:themeColor="text1"/>
          <w:sz w:val="24"/>
        </w:rPr>
        <w:t xml:space="preserve">“Client Data” shall mean Client’s </w:t>
      </w:r>
      <w:r w:rsidR="00AA35FC" w:rsidRPr="001D4B77">
        <w:rPr>
          <w:rFonts w:ascii="Times New Roman" w:hAnsi="Times New Roman"/>
          <w:color w:val="000000" w:themeColor="text1"/>
          <w:sz w:val="24"/>
        </w:rPr>
        <w:t>Confidential Information and all personally identifiable information (“</w:t>
      </w:r>
      <w:r w:rsidR="00AA35FC" w:rsidRPr="001D4B77">
        <w:rPr>
          <w:rFonts w:ascii="Times New Roman" w:hAnsi="Times New Roman"/>
          <w:b/>
          <w:color w:val="000000" w:themeColor="text1"/>
          <w:sz w:val="24"/>
        </w:rPr>
        <w:t>PII</w:t>
      </w:r>
      <w:r w:rsidR="00AA35FC" w:rsidRPr="001D4B77">
        <w:rPr>
          <w:rFonts w:ascii="Times New Roman" w:hAnsi="Times New Roman"/>
          <w:color w:val="000000" w:themeColor="text1"/>
          <w:sz w:val="24"/>
        </w:rPr>
        <w:t xml:space="preserve">”) received by </w:t>
      </w:r>
      <w:r w:rsidR="007E4095" w:rsidRPr="001D4B77">
        <w:rPr>
          <w:rFonts w:ascii="Times New Roman" w:hAnsi="Times New Roman"/>
          <w:color w:val="000000" w:themeColor="text1"/>
          <w:sz w:val="24"/>
        </w:rPr>
        <w:t>Vendor</w:t>
      </w:r>
      <w:r w:rsidR="00AA35FC" w:rsidRPr="001D4B77">
        <w:rPr>
          <w:rFonts w:ascii="Times New Roman" w:hAnsi="Times New Roman"/>
          <w:color w:val="000000" w:themeColor="text1"/>
          <w:sz w:val="24"/>
        </w:rPr>
        <w:t xml:space="preserve"> in any tangible or intangible form that relates to or personally identifies any Client employee, patient, agent, end user, or representative, and any Protected Health Information (“</w:t>
      </w:r>
      <w:r w:rsidR="00AA35FC" w:rsidRPr="001D4B77">
        <w:rPr>
          <w:rFonts w:ascii="Times New Roman" w:hAnsi="Times New Roman"/>
          <w:b/>
          <w:color w:val="000000" w:themeColor="text1"/>
          <w:sz w:val="24"/>
        </w:rPr>
        <w:t>PHI</w:t>
      </w:r>
      <w:r w:rsidR="00AA35FC" w:rsidRPr="001D4B77">
        <w:rPr>
          <w:rFonts w:ascii="Times New Roman" w:hAnsi="Times New Roman"/>
          <w:color w:val="000000" w:themeColor="text1"/>
          <w:sz w:val="24"/>
        </w:rPr>
        <w:t>”) as defined by the Health Insurance Portability and Accountability Act of 1996, as amended (“</w:t>
      </w:r>
      <w:r w:rsidR="00AA35FC" w:rsidRPr="001D4B77">
        <w:rPr>
          <w:rFonts w:ascii="Times New Roman" w:hAnsi="Times New Roman"/>
          <w:b/>
          <w:color w:val="000000" w:themeColor="text1"/>
          <w:sz w:val="24"/>
        </w:rPr>
        <w:t>HIPAA</w:t>
      </w:r>
      <w:r w:rsidR="00AA35FC" w:rsidRPr="001D4B77">
        <w:rPr>
          <w:rFonts w:ascii="Times New Roman" w:hAnsi="Times New Roman"/>
          <w:color w:val="000000" w:themeColor="text1"/>
          <w:sz w:val="24"/>
        </w:rPr>
        <w:t>”)</w:t>
      </w:r>
      <w:r w:rsidR="00E01B16" w:rsidRPr="001D4B77">
        <w:rPr>
          <w:rFonts w:ascii="Times New Roman" w:hAnsi="Times New Roman"/>
          <w:b/>
          <w:color w:val="000000" w:themeColor="text1"/>
          <w:sz w:val="24"/>
        </w:rPr>
        <w:t>.</w:t>
      </w:r>
      <w:r w:rsidR="00AA35FC" w:rsidRPr="001D4B77">
        <w:rPr>
          <w:rFonts w:ascii="Times New Roman" w:hAnsi="Times New Roman"/>
          <w:b/>
          <w:color w:val="000000" w:themeColor="text1"/>
          <w:sz w:val="24"/>
        </w:rPr>
        <w:t xml:space="preserve"> </w:t>
      </w:r>
    </w:p>
    <w:p w14:paraId="22A3082F" w14:textId="7D376751" w:rsidR="00070DB5" w:rsidRPr="00D26415" w:rsidRDefault="00070DB5" w:rsidP="00D26415">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 xml:space="preserve">“Security Vulnerability” shall mean a weakness in </w:t>
      </w:r>
      <w:r w:rsidR="007E4095">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Product that could be exploited by a threat source and, if exploited, may adversely impact the confidentiality, integrity, or availability of Client Data or integrity or availability of </w:t>
      </w:r>
      <w:r w:rsidR="007E4095">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Product.</w:t>
      </w:r>
    </w:p>
    <w:p w14:paraId="637DA640" w14:textId="66CB53CA" w:rsidR="00003B2D" w:rsidRPr="00D26415" w:rsidRDefault="002A0463" w:rsidP="00D26415">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bookmarkStart w:id="0" w:name="_Hlk536518473"/>
      <w:r w:rsidRPr="00D26415">
        <w:rPr>
          <w:rFonts w:ascii="Times New Roman" w:hAnsi="Times New Roman"/>
          <w:color w:val="000000" w:themeColor="text1"/>
          <w:sz w:val="24"/>
          <w:szCs w:val="24"/>
        </w:rPr>
        <w:t>“</w:t>
      </w:r>
      <w:r w:rsidR="007E4095">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Product</w:t>
      </w:r>
      <w:r w:rsidR="00A2072E">
        <w:rPr>
          <w:rFonts w:ascii="Times New Roman" w:hAnsi="Times New Roman"/>
          <w:color w:val="000000" w:themeColor="text1"/>
          <w:sz w:val="24"/>
          <w:szCs w:val="24"/>
        </w:rPr>
        <w:t>(</w:t>
      </w:r>
      <w:r w:rsidRPr="00D26415">
        <w:rPr>
          <w:rFonts w:ascii="Times New Roman" w:hAnsi="Times New Roman"/>
          <w:color w:val="000000" w:themeColor="text1"/>
          <w:sz w:val="24"/>
          <w:szCs w:val="24"/>
        </w:rPr>
        <w:t>s</w:t>
      </w:r>
      <w:r w:rsidR="00A2072E">
        <w:rPr>
          <w:rFonts w:ascii="Times New Roman" w:hAnsi="Times New Roman"/>
          <w:color w:val="000000" w:themeColor="text1"/>
          <w:sz w:val="24"/>
          <w:szCs w:val="24"/>
        </w:rPr>
        <w:t>)</w:t>
      </w:r>
      <w:r w:rsidRPr="00D26415">
        <w:rPr>
          <w:rFonts w:ascii="Times New Roman" w:hAnsi="Times New Roman"/>
          <w:color w:val="000000" w:themeColor="text1"/>
          <w:sz w:val="24"/>
          <w:szCs w:val="24"/>
        </w:rPr>
        <w:t xml:space="preserve">” </w:t>
      </w:r>
      <w:r w:rsidR="004D1B1C" w:rsidRPr="00D26415">
        <w:rPr>
          <w:rFonts w:ascii="Times New Roman" w:hAnsi="Times New Roman"/>
          <w:color w:val="000000" w:themeColor="text1"/>
          <w:sz w:val="24"/>
          <w:szCs w:val="24"/>
        </w:rPr>
        <w:t xml:space="preserve">shall mean any and all products </w:t>
      </w:r>
      <w:r w:rsidR="00962B02" w:rsidRPr="00D26415">
        <w:rPr>
          <w:rFonts w:ascii="Times New Roman" w:hAnsi="Times New Roman"/>
          <w:color w:val="000000" w:themeColor="text1"/>
          <w:sz w:val="24"/>
          <w:szCs w:val="24"/>
        </w:rPr>
        <w:t xml:space="preserve">and/or services </w:t>
      </w:r>
      <w:r w:rsidR="00F802C7" w:rsidRPr="00D26415">
        <w:rPr>
          <w:rFonts w:ascii="Times New Roman" w:hAnsi="Times New Roman"/>
          <w:color w:val="000000" w:themeColor="text1"/>
          <w:sz w:val="24"/>
          <w:szCs w:val="24"/>
        </w:rPr>
        <w:t xml:space="preserve">Client has subscribed to, </w:t>
      </w:r>
      <w:r w:rsidR="004D1B1C" w:rsidRPr="00D26415">
        <w:rPr>
          <w:rFonts w:ascii="Times New Roman" w:hAnsi="Times New Roman"/>
          <w:color w:val="000000" w:themeColor="text1"/>
          <w:sz w:val="24"/>
          <w:szCs w:val="24"/>
        </w:rPr>
        <w:t>purchased</w:t>
      </w:r>
      <w:r w:rsidR="00F802C7" w:rsidRPr="00D26415">
        <w:rPr>
          <w:rFonts w:ascii="Times New Roman" w:hAnsi="Times New Roman"/>
          <w:color w:val="000000" w:themeColor="text1"/>
          <w:sz w:val="24"/>
          <w:szCs w:val="24"/>
        </w:rPr>
        <w:t>,</w:t>
      </w:r>
      <w:r w:rsidR="004D1B1C" w:rsidRPr="00D26415">
        <w:rPr>
          <w:rFonts w:ascii="Times New Roman" w:hAnsi="Times New Roman"/>
          <w:color w:val="000000" w:themeColor="text1"/>
          <w:sz w:val="24"/>
          <w:szCs w:val="24"/>
        </w:rPr>
        <w:t xml:space="preserve"> or licensed under </w:t>
      </w:r>
      <w:r w:rsidR="000B720D">
        <w:rPr>
          <w:rFonts w:ascii="Times New Roman" w:hAnsi="Times New Roman"/>
          <w:color w:val="000000" w:themeColor="text1"/>
          <w:sz w:val="24"/>
          <w:szCs w:val="24"/>
        </w:rPr>
        <w:t>Terms of Engagement</w:t>
      </w:r>
      <w:r w:rsidRPr="00D26415">
        <w:rPr>
          <w:rFonts w:ascii="Times New Roman" w:hAnsi="Times New Roman"/>
          <w:color w:val="000000" w:themeColor="text1"/>
          <w:sz w:val="24"/>
          <w:szCs w:val="24"/>
        </w:rPr>
        <w:t>.</w:t>
      </w:r>
    </w:p>
    <w:bookmarkEnd w:id="0"/>
    <w:p w14:paraId="665FC169" w14:textId="7AD933CB" w:rsidR="00A54FCE" w:rsidRPr="00E81C98" w:rsidRDefault="00A2072E" w:rsidP="00E81C98">
      <w:pPr>
        <w:pStyle w:val="ListParagraph"/>
        <w:numPr>
          <w:ilvl w:val="0"/>
          <w:numId w:val="1"/>
        </w:numPr>
        <w:spacing w:before="120" w:after="120" w:line="240" w:lineRule="auto"/>
        <w:contextualSpacing w:val="0"/>
        <w:jc w:val="both"/>
        <w:rPr>
          <w:rFonts w:ascii="Times New Roman" w:hAnsi="Times New Roman"/>
          <w:color w:val="000000" w:themeColor="text1"/>
          <w:sz w:val="24"/>
        </w:rPr>
      </w:pPr>
      <w:r>
        <w:rPr>
          <w:rFonts w:ascii="Times New Roman" w:hAnsi="Times New Roman"/>
          <w:color w:val="000000" w:themeColor="text1"/>
          <w:sz w:val="24"/>
        </w:rPr>
        <w:t>Vendor</w:t>
      </w:r>
      <w:r w:rsidR="002A0463" w:rsidRPr="00E81C98">
        <w:rPr>
          <w:rFonts w:ascii="Times New Roman" w:hAnsi="Times New Roman"/>
          <w:color w:val="000000" w:themeColor="text1"/>
          <w:sz w:val="24"/>
        </w:rPr>
        <w:t xml:space="preserve"> Security Protocols and Policies.</w:t>
      </w:r>
    </w:p>
    <w:p w14:paraId="028BC306" w14:textId="55F97349" w:rsidR="005D3802" w:rsidRPr="008D04D0" w:rsidRDefault="005D3802" w:rsidP="005D3802">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bookmarkStart w:id="1" w:name="_Hlk536518993"/>
      <w:r w:rsidRPr="008D04D0">
        <w:rPr>
          <w:rFonts w:ascii="Times New Roman" w:hAnsi="Times New Roman"/>
          <w:color w:val="000000" w:themeColor="text1"/>
          <w:sz w:val="24"/>
          <w:szCs w:val="24"/>
        </w:rPr>
        <w:t xml:space="preserve">Written Security Program. </w:t>
      </w:r>
      <w:r w:rsidR="00A2072E">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 represents and warrants that it has developed and will continue to maintain a comprehensive written security program ("WSP") that is consistent with generally recognized industry standards and best practices that reflects the size and type of </w:t>
      </w:r>
      <w:r w:rsidR="00A2072E">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's business as well as the types of products and equipment produced or sold by </w:t>
      </w:r>
      <w:r w:rsidR="00A2072E">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 and the volume and nature of any customer data that may be stored, </w:t>
      </w:r>
      <w:r>
        <w:rPr>
          <w:rFonts w:ascii="Times New Roman" w:hAnsi="Times New Roman"/>
          <w:color w:val="000000" w:themeColor="text1"/>
          <w:sz w:val="24"/>
          <w:szCs w:val="24"/>
        </w:rPr>
        <w:t xml:space="preserve">processed, </w:t>
      </w:r>
      <w:r w:rsidRPr="008D04D0">
        <w:rPr>
          <w:rFonts w:ascii="Times New Roman" w:hAnsi="Times New Roman"/>
          <w:color w:val="000000" w:themeColor="text1"/>
          <w:sz w:val="24"/>
          <w:szCs w:val="24"/>
        </w:rPr>
        <w:t xml:space="preserve">accessed or transmitted by </w:t>
      </w:r>
      <w:r w:rsidR="00A2072E">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and that the WSP contains</w:t>
      </w:r>
      <w:r>
        <w:rPr>
          <w:rFonts w:ascii="Times New Roman" w:hAnsi="Times New Roman"/>
          <w:color w:val="000000" w:themeColor="text1"/>
          <w:sz w:val="24"/>
          <w:szCs w:val="24"/>
        </w:rPr>
        <w:t xml:space="preserve"> generally recognized</w:t>
      </w:r>
      <w:r w:rsidRPr="008D04D0">
        <w:rPr>
          <w:rFonts w:ascii="Times New Roman" w:hAnsi="Times New Roman"/>
          <w:color w:val="000000" w:themeColor="text1"/>
          <w:sz w:val="24"/>
          <w:szCs w:val="24"/>
        </w:rPr>
        <w:t xml:space="preserve"> administrative, technical, and physical safeguards to ensure the security and confidentiality of all of Client's systems and data. </w:t>
      </w:r>
    </w:p>
    <w:bookmarkEnd w:id="1"/>
    <w:p w14:paraId="46C5638B" w14:textId="122FBAEB" w:rsidR="00B27371" w:rsidRPr="00D26415" w:rsidRDefault="002A0463" w:rsidP="00D26415">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 xml:space="preserve">Ongoing Risk Assessments. Without limiting the generality of the foregoing,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’s WSP shall provide for ongoing assessments and re-assessments of reasonably foreseeable risks to the security of Client Data and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’s systems and network(s).  Such assessments shall include ongoing (1) identification and assessment of internal and external threats that could result in unauthorized disclosure, alteration or destruction of Client </w:t>
      </w:r>
      <w:r w:rsidR="00387D70">
        <w:rPr>
          <w:rFonts w:ascii="Times New Roman" w:hAnsi="Times New Roman"/>
          <w:color w:val="000000" w:themeColor="text1"/>
          <w:sz w:val="24"/>
          <w:szCs w:val="24"/>
        </w:rPr>
        <w:t>D</w:t>
      </w:r>
      <w:r w:rsidRPr="00D26415">
        <w:rPr>
          <w:rFonts w:ascii="Times New Roman" w:hAnsi="Times New Roman"/>
          <w:color w:val="000000" w:themeColor="text1"/>
          <w:sz w:val="24"/>
          <w:szCs w:val="24"/>
        </w:rPr>
        <w:t>ata and such systems</w:t>
      </w:r>
      <w:r w:rsidR="00AA35FC" w:rsidRPr="00D26415">
        <w:rPr>
          <w:rFonts w:ascii="Times New Roman" w:hAnsi="Times New Roman"/>
          <w:color w:val="000000" w:themeColor="text1"/>
          <w:sz w:val="24"/>
          <w:szCs w:val="24"/>
        </w:rPr>
        <w:t>;</w:t>
      </w:r>
      <w:r w:rsidRPr="00D26415">
        <w:rPr>
          <w:rFonts w:ascii="Times New Roman" w:hAnsi="Times New Roman"/>
          <w:color w:val="000000" w:themeColor="text1"/>
          <w:sz w:val="24"/>
          <w:szCs w:val="24"/>
        </w:rPr>
        <w:t xml:space="preserve"> (2) review of the sufficiency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’s administrative, technical and physical controls to mitigate the risks presented by such threats</w:t>
      </w:r>
      <w:r w:rsidR="00AA35FC" w:rsidRPr="00D26415">
        <w:rPr>
          <w:rFonts w:ascii="Times New Roman" w:hAnsi="Times New Roman"/>
          <w:color w:val="000000" w:themeColor="text1"/>
          <w:sz w:val="24"/>
          <w:szCs w:val="24"/>
        </w:rPr>
        <w:t>; and</w:t>
      </w:r>
      <w:r w:rsidRPr="00D26415">
        <w:rPr>
          <w:rFonts w:ascii="Times New Roman" w:hAnsi="Times New Roman"/>
          <w:color w:val="000000" w:themeColor="text1"/>
          <w:sz w:val="24"/>
          <w:szCs w:val="24"/>
        </w:rPr>
        <w:t xml:space="preserve"> (3) prompt and appropriate steps to track and remediate identified vulnerabilities in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controls.</w:t>
      </w:r>
    </w:p>
    <w:p w14:paraId="1D88A557" w14:textId="07772427" w:rsidR="008B69B4" w:rsidRPr="00D26415" w:rsidRDefault="00387D70" w:rsidP="00D26415">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Pr>
          <w:rFonts w:ascii="Times New Roman" w:hAnsi="Times New Roman"/>
          <w:color w:val="000000" w:themeColor="text1"/>
          <w:sz w:val="24"/>
          <w:szCs w:val="24"/>
        </w:rPr>
        <w:t>Vendor</w:t>
      </w:r>
      <w:r w:rsidR="002A0463" w:rsidRPr="00D26415">
        <w:rPr>
          <w:rFonts w:ascii="Times New Roman" w:hAnsi="Times New Roman"/>
          <w:color w:val="000000" w:themeColor="text1"/>
          <w:sz w:val="24"/>
          <w:szCs w:val="24"/>
        </w:rPr>
        <w:t xml:space="preserve"> Security Controls.  </w:t>
      </w:r>
      <w:r w:rsidR="002A0463" w:rsidRPr="00E81C98">
        <w:rPr>
          <w:rFonts w:ascii="Times New Roman" w:hAnsi="Times New Roman"/>
          <w:color w:val="000000" w:themeColor="text1"/>
          <w:sz w:val="24"/>
        </w:rPr>
        <w:t xml:space="preserve">To the extent </w:t>
      </w:r>
      <w:r>
        <w:rPr>
          <w:rFonts w:ascii="Times New Roman" w:hAnsi="Times New Roman"/>
          <w:color w:val="000000" w:themeColor="text1"/>
          <w:sz w:val="24"/>
        </w:rPr>
        <w:t>Vendor</w:t>
      </w:r>
      <w:r w:rsidR="002A0463" w:rsidRPr="00E81C98">
        <w:rPr>
          <w:rFonts w:ascii="Times New Roman" w:hAnsi="Times New Roman"/>
          <w:color w:val="000000" w:themeColor="text1"/>
          <w:sz w:val="24"/>
        </w:rPr>
        <w:t xml:space="preserve"> is responsible for </w:t>
      </w:r>
      <w:r w:rsidR="002A0463" w:rsidRPr="00D26415">
        <w:rPr>
          <w:rFonts w:ascii="Times New Roman" w:hAnsi="Times New Roman"/>
          <w:color w:val="000000" w:themeColor="text1"/>
          <w:sz w:val="24"/>
          <w:szCs w:val="24"/>
        </w:rPr>
        <w:t xml:space="preserve">accessing, </w:t>
      </w:r>
      <w:r w:rsidR="002A0463" w:rsidRPr="00E81C98">
        <w:rPr>
          <w:rFonts w:ascii="Times New Roman" w:hAnsi="Times New Roman"/>
          <w:color w:val="000000" w:themeColor="text1"/>
          <w:sz w:val="24"/>
        </w:rPr>
        <w:t xml:space="preserve">creating, receiving, </w:t>
      </w:r>
      <w:r w:rsidR="002A0463" w:rsidRPr="00D26415">
        <w:rPr>
          <w:rFonts w:ascii="Times New Roman" w:hAnsi="Times New Roman"/>
          <w:color w:val="000000" w:themeColor="text1"/>
          <w:sz w:val="24"/>
          <w:szCs w:val="24"/>
        </w:rPr>
        <w:t>storing</w:t>
      </w:r>
      <w:r w:rsidR="0020016B" w:rsidRPr="00D26415">
        <w:rPr>
          <w:rFonts w:ascii="Times New Roman" w:hAnsi="Times New Roman"/>
          <w:color w:val="000000" w:themeColor="text1"/>
          <w:sz w:val="24"/>
          <w:szCs w:val="24"/>
        </w:rPr>
        <w:t>, processing,</w:t>
      </w:r>
      <w:r w:rsidR="002A0463" w:rsidRPr="00E81C98">
        <w:rPr>
          <w:rFonts w:ascii="Times New Roman" w:hAnsi="Times New Roman"/>
          <w:color w:val="000000" w:themeColor="text1"/>
          <w:sz w:val="24"/>
        </w:rPr>
        <w:t xml:space="preserve"> or transmitting Client </w:t>
      </w:r>
      <w:r w:rsidR="00AA35FC" w:rsidRPr="00E81C98">
        <w:rPr>
          <w:rFonts w:ascii="Times New Roman" w:hAnsi="Times New Roman"/>
          <w:color w:val="000000" w:themeColor="text1"/>
          <w:sz w:val="24"/>
        </w:rPr>
        <w:t>D</w:t>
      </w:r>
      <w:r w:rsidR="002A0463" w:rsidRPr="00E81C98">
        <w:rPr>
          <w:rFonts w:ascii="Times New Roman" w:hAnsi="Times New Roman"/>
          <w:color w:val="000000" w:themeColor="text1"/>
          <w:sz w:val="24"/>
        </w:rPr>
        <w:t xml:space="preserve">ata, </w:t>
      </w:r>
      <w:r>
        <w:rPr>
          <w:rFonts w:ascii="Times New Roman" w:hAnsi="Times New Roman"/>
          <w:color w:val="000000" w:themeColor="text1"/>
          <w:sz w:val="24"/>
        </w:rPr>
        <w:t>Vendor</w:t>
      </w:r>
      <w:r w:rsidR="002A0463" w:rsidRPr="00E81C98">
        <w:rPr>
          <w:rFonts w:ascii="Times New Roman" w:hAnsi="Times New Roman"/>
          <w:color w:val="000000" w:themeColor="text1"/>
          <w:sz w:val="24"/>
        </w:rPr>
        <w:t xml:space="preserve"> </w:t>
      </w:r>
      <w:r w:rsidR="002A0463" w:rsidRPr="00D26415">
        <w:rPr>
          <w:rFonts w:ascii="Times New Roman" w:hAnsi="Times New Roman"/>
          <w:color w:val="000000" w:themeColor="text1"/>
          <w:sz w:val="24"/>
          <w:szCs w:val="24"/>
        </w:rPr>
        <w:t xml:space="preserve">agrees to:  </w:t>
      </w:r>
    </w:p>
    <w:p w14:paraId="1E3BBCEB" w14:textId="1CFE9CD5" w:rsidR="008B69B4" w:rsidRPr="00D26415" w:rsidRDefault="002A0463" w:rsidP="00D26415">
      <w:pPr>
        <w:pStyle w:val="ListParagraph"/>
        <w:numPr>
          <w:ilvl w:val="2"/>
          <w:numId w:val="1"/>
        </w:numPr>
        <w:spacing w:before="120" w:after="120" w:line="240" w:lineRule="auto"/>
        <w:contextualSpacing w:val="0"/>
        <w:jc w:val="both"/>
        <w:rPr>
          <w:rFonts w:ascii="Times New Roman" w:hAnsi="Times New Roman"/>
          <w:color w:val="000000" w:themeColor="text1"/>
          <w:sz w:val="24"/>
          <w:szCs w:val="24"/>
        </w:rPr>
      </w:pPr>
      <w:r w:rsidRPr="00E81C98">
        <w:rPr>
          <w:rFonts w:ascii="Times New Roman" w:hAnsi="Times New Roman"/>
          <w:color w:val="000000" w:themeColor="text1"/>
          <w:sz w:val="24"/>
        </w:rPr>
        <w:t xml:space="preserve">maintain </w:t>
      </w:r>
      <w:r w:rsidRPr="00D26415">
        <w:rPr>
          <w:rFonts w:ascii="Times New Roman" w:hAnsi="Times New Roman"/>
          <w:color w:val="000000" w:themeColor="text1"/>
          <w:sz w:val="24"/>
          <w:szCs w:val="24"/>
        </w:rPr>
        <w:t>network security controls designed to protect, detect and respond to network threats</w:t>
      </w:r>
      <w:r w:rsidR="002128F2" w:rsidRPr="00D26415">
        <w:rPr>
          <w:rFonts w:ascii="Times New Roman" w:hAnsi="Times New Roman"/>
          <w:color w:val="000000" w:themeColor="text1"/>
          <w:sz w:val="24"/>
          <w:szCs w:val="24"/>
        </w:rPr>
        <w:t xml:space="preserve"> to Client Data and </w:t>
      </w:r>
      <w:r w:rsidR="00387D70">
        <w:rPr>
          <w:rFonts w:ascii="Times New Roman" w:hAnsi="Times New Roman"/>
          <w:color w:val="000000" w:themeColor="text1"/>
          <w:sz w:val="24"/>
          <w:szCs w:val="24"/>
        </w:rPr>
        <w:t>Vendor</w:t>
      </w:r>
      <w:r w:rsidR="002128F2" w:rsidRPr="00D26415">
        <w:rPr>
          <w:rFonts w:ascii="Times New Roman" w:hAnsi="Times New Roman"/>
          <w:color w:val="000000" w:themeColor="text1"/>
          <w:sz w:val="24"/>
          <w:szCs w:val="24"/>
        </w:rPr>
        <w:t xml:space="preserve"> systems</w:t>
      </w:r>
      <w:r w:rsidRPr="00D26415">
        <w:rPr>
          <w:rFonts w:ascii="Times New Roman" w:hAnsi="Times New Roman"/>
          <w:color w:val="000000" w:themeColor="text1"/>
          <w:sz w:val="24"/>
          <w:szCs w:val="24"/>
        </w:rPr>
        <w:t xml:space="preserve">, to include appropriate use of </w:t>
      </w:r>
      <w:r w:rsidRPr="00E81C98">
        <w:rPr>
          <w:rFonts w:ascii="Times New Roman" w:hAnsi="Times New Roman"/>
          <w:color w:val="000000" w:themeColor="text1"/>
          <w:sz w:val="24"/>
        </w:rPr>
        <w:t>firewalls</w:t>
      </w:r>
      <w:r w:rsidRPr="00D26415">
        <w:rPr>
          <w:rFonts w:ascii="Times New Roman" w:hAnsi="Times New Roman"/>
          <w:color w:val="000000" w:themeColor="text1"/>
          <w:sz w:val="24"/>
          <w:szCs w:val="24"/>
        </w:rPr>
        <w:t>,</w:t>
      </w:r>
      <w:r w:rsidRPr="00E81C98">
        <w:rPr>
          <w:rFonts w:ascii="Times New Roman" w:hAnsi="Times New Roman"/>
          <w:color w:val="000000" w:themeColor="text1"/>
          <w:sz w:val="24"/>
        </w:rPr>
        <w:t xml:space="preserve"> intrusion detection/</w:t>
      </w:r>
      <w:r w:rsidR="008B69B4" w:rsidRPr="00D26415">
        <w:rPr>
          <w:rFonts w:ascii="Times New Roman" w:hAnsi="Times New Roman"/>
          <w:color w:val="000000" w:themeColor="text1"/>
          <w:sz w:val="24"/>
          <w:szCs w:val="24"/>
        </w:rPr>
        <w:t xml:space="preserve"> </w:t>
      </w:r>
      <w:r w:rsidRPr="00E81C98">
        <w:rPr>
          <w:rFonts w:ascii="Times New Roman" w:hAnsi="Times New Roman"/>
          <w:color w:val="000000" w:themeColor="text1"/>
          <w:sz w:val="24"/>
        </w:rPr>
        <w:t>prevention, anti-malware (</w:t>
      </w:r>
      <w:r w:rsidRPr="00D26415">
        <w:rPr>
          <w:rFonts w:ascii="Times New Roman" w:hAnsi="Times New Roman"/>
          <w:color w:val="000000" w:themeColor="text1"/>
          <w:sz w:val="24"/>
          <w:szCs w:val="24"/>
        </w:rPr>
        <w:t xml:space="preserve">including </w:t>
      </w:r>
      <w:r w:rsidRPr="00E81C98">
        <w:rPr>
          <w:rFonts w:ascii="Times New Roman" w:hAnsi="Times New Roman"/>
          <w:color w:val="000000" w:themeColor="text1"/>
          <w:sz w:val="24"/>
        </w:rPr>
        <w:t>anti-virus)</w:t>
      </w:r>
      <w:r w:rsidR="008C2AFC">
        <w:rPr>
          <w:rFonts w:ascii="Times New Roman" w:hAnsi="Times New Roman"/>
          <w:color w:val="000000" w:themeColor="text1"/>
          <w:sz w:val="24"/>
        </w:rPr>
        <w:t xml:space="preserve"> applied</w:t>
      </w:r>
      <w:r w:rsidRPr="00E81C98">
        <w:rPr>
          <w:rFonts w:ascii="Times New Roman" w:hAnsi="Times New Roman"/>
          <w:color w:val="000000" w:themeColor="text1"/>
          <w:sz w:val="24"/>
        </w:rPr>
        <w:t xml:space="preserve"> </w:t>
      </w:r>
      <w:r w:rsidRPr="00D26415">
        <w:rPr>
          <w:rFonts w:ascii="Times New Roman" w:hAnsi="Times New Roman"/>
          <w:color w:val="000000" w:themeColor="text1"/>
          <w:sz w:val="24"/>
          <w:szCs w:val="24"/>
        </w:rPr>
        <w:t>to operating</w:t>
      </w:r>
      <w:r w:rsidRPr="00E81C98">
        <w:rPr>
          <w:rFonts w:ascii="Times New Roman" w:hAnsi="Times New Roman"/>
          <w:color w:val="000000" w:themeColor="text1"/>
          <w:sz w:val="24"/>
        </w:rPr>
        <w:t xml:space="preserve"> systems, </w:t>
      </w:r>
      <w:r w:rsidRPr="00D26415">
        <w:rPr>
          <w:rFonts w:ascii="Times New Roman" w:hAnsi="Times New Roman"/>
          <w:color w:val="000000" w:themeColor="text1"/>
          <w:sz w:val="24"/>
          <w:szCs w:val="24"/>
        </w:rPr>
        <w:t>infrastructure components</w:t>
      </w:r>
      <w:r w:rsidRPr="00E81C98">
        <w:rPr>
          <w:rFonts w:ascii="Times New Roman" w:hAnsi="Times New Roman"/>
          <w:color w:val="000000" w:themeColor="text1"/>
          <w:sz w:val="24"/>
        </w:rPr>
        <w:t xml:space="preserve"> and applications </w:t>
      </w:r>
      <w:r w:rsidRPr="00D26415">
        <w:rPr>
          <w:rFonts w:ascii="Times New Roman" w:hAnsi="Times New Roman"/>
          <w:color w:val="000000" w:themeColor="text1"/>
          <w:sz w:val="24"/>
          <w:szCs w:val="24"/>
        </w:rPr>
        <w:t xml:space="preserve">as provided or maintained by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w:t>
      </w:r>
    </w:p>
    <w:p w14:paraId="74CB53B1" w14:textId="77777777" w:rsidR="008B69B4" w:rsidRPr="00D26415" w:rsidRDefault="002A0463" w:rsidP="00D26415">
      <w:pPr>
        <w:pStyle w:val="ListParagraph"/>
        <w:numPr>
          <w:ilvl w:val="2"/>
          <w:numId w:val="1"/>
        </w:numPr>
        <w:spacing w:before="120" w:after="120" w:line="240" w:lineRule="auto"/>
        <w:contextualSpacing w:val="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 xml:space="preserve">maintain </w:t>
      </w:r>
      <w:r w:rsidRPr="00E81C98">
        <w:rPr>
          <w:rFonts w:ascii="Times New Roman" w:hAnsi="Times New Roman"/>
          <w:color w:val="000000" w:themeColor="text1"/>
          <w:sz w:val="24"/>
        </w:rPr>
        <w:t xml:space="preserve">appropriate </w:t>
      </w:r>
      <w:r w:rsidRPr="00D26415">
        <w:rPr>
          <w:rFonts w:ascii="Times New Roman" w:hAnsi="Times New Roman"/>
          <w:color w:val="000000" w:themeColor="text1"/>
          <w:sz w:val="24"/>
          <w:szCs w:val="24"/>
        </w:rPr>
        <w:t>identity and access controls designed around the principles of minimum necessary</w:t>
      </w:r>
      <w:r w:rsidRPr="00E81C98">
        <w:rPr>
          <w:rFonts w:ascii="Times New Roman" w:hAnsi="Times New Roman"/>
          <w:color w:val="000000" w:themeColor="text1"/>
          <w:sz w:val="24"/>
        </w:rPr>
        <w:t xml:space="preserve"> and </w:t>
      </w:r>
      <w:r w:rsidRPr="00D26415">
        <w:rPr>
          <w:rFonts w:ascii="Times New Roman" w:hAnsi="Times New Roman"/>
          <w:color w:val="000000" w:themeColor="text1"/>
          <w:sz w:val="24"/>
          <w:szCs w:val="24"/>
        </w:rPr>
        <w:t xml:space="preserve">role-based access, as well as applying controls to protect user access credentials; </w:t>
      </w:r>
    </w:p>
    <w:p w14:paraId="3756A2B7" w14:textId="4668763D" w:rsidR="008B69B4" w:rsidRPr="00D26415" w:rsidRDefault="00F02E67" w:rsidP="00D26415">
      <w:pPr>
        <w:pStyle w:val="ListParagraph"/>
        <w:numPr>
          <w:ilvl w:val="2"/>
          <w:numId w:val="1"/>
        </w:numPr>
        <w:spacing w:before="120" w:after="120" w:line="240" w:lineRule="auto"/>
        <w:contextualSpacing w:val="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maintain a</w:t>
      </w:r>
      <w:r w:rsidRPr="00E81C98">
        <w:rPr>
          <w:rFonts w:ascii="Times New Roman" w:hAnsi="Times New Roman"/>
          <w:color w:val="000000" w:themeColor="text1"/>
          <w:sz w:val="24"/>
        </w:rPr>
        <w:t xml:space="preserve"> design</w:t>
      </w:r>
      <w:r w:rsidR="00167AAF" w:rsidRPr="00E81C98">
        <w:rPr>
          <w:rFonts w:ascii="Times New Roman" w:hAnsi="Times New Roman"/>
          <w:color w:val="000000" w:themeColor="text1"/>
          <w:sz w:val="24"/>
        </w:rPr>
        <w:t xml:space="preserve">ated backup and recovery </w:t>
      </w:r>
      <w:r w:rsidR="00167AAF" w:rsidRPr="00D26415">
        <w:rPr>
          <w:rFonts w:ascii="Times New Roman" w:hAnsi="Times New Roman"/>
          <w:color w:val="000000" w:themeColor="text1"/>
          <w:sz w:val="24"/>
          <w:szCs w:val="24"/>
        </w:rPr>
        <w:t>plan and procedure</w:t>
      </w:r>
      <w:r w:rsidRPr="00D26415">
        <w:rPr>
          <w:rFonts w:ascii="Times New Roman" w:hAnsi="Times New Roman"/>
          <w:color w:val="000000" w:themeColor="text1"/>
          <w:sz w:val="24"/>
          <w:szCs w:val="24"/>
        </w:rPr>
        <w:t xml:space="preserve"> which is appropriate</w:t>
      </w:r>
      <w:r w:rsidR="00167AAF" w:rsidRPr="00D26415">
        <w:rPr>
          <w:rFonts w:ascii="Times New Roman" w:hAnsi="Times New Roman"/>
          <w:color w:val="000000" w:themeColor="text1"/>
          <w:sz w:val="24"/>
          <w:szCs w:val="24"/>
        </w:rPr>
        <w:t xml:space="preserve"> for the types of products and services provided by </w:t>
      </w:r>
      <w:r w:rsidR="00387D70">
        <w:rPr>
          <w:rFonts w:ascii="Times New Roman" w:hAnsi="Times New Roman"/>
          <w:color w:val="000000" w:themeColor="text1"/>
          <w:sz w:val="24"/>
          <w:szCs w:val="24"/>
        </w:rPr>
        <w:t>Vendor</w:t>
      </w:r>
      <w:r w:rsidR="00167AAF" w:rsidRPr="00D26415">
        <w:rPr>
          <w:rFonts w:ascii="Times New Roman" w:hAnsi="Times New Roman"/>
          <w:color w:val="000000" w:themeColor="text1"/>
          <w:sz w:val="24"/>
          <w:szCs w:val="24"/>
        </w:rPr>
        <w:t>, and</w:t>
      </w:r>
      <w:r w:rsidRPr="00D26415">
        <w:rPr>
          <w:rFonts w:ascii="Times New Roman" w:hAnsi="Times New Roman"/>
          <w:color w:val="000000" w:themeColor="text1"/>
          <w:sz w:val="24"/>
          <w:szCs w:val="24"/>
        </w:rPr>
        <w:t xml:space="preserve"> </w:t>
      </w:r>
      <w:r w:rsidR="002A0463" w:rsidRPr="00D26415">
        <w:rPr>
          <w:rFonts w:ascii="Times New Roman" w:hAnsi="Times New Roman"/>
          <w:color w:val="000000" w:themeColor="text1"/>
          <w:sz w:val="24"/>
          <w:szCs w:val="24"/>
        </w:rPr>
        <w:t>backup,</w:t>
      </w:r>
      <w:r w:rsidR="002A0463" w:rsidRPr="00E81C98">
        <w:rPr>
          <w:rFonts w:ascii="Times New Roman" w:hAnsi="Times New Roman"/>
          <w:color w:val="000000" w:themeColor="text1"/>
          <w:sz w:val="24"/>
        </w:rPr>
        <w:t xml:space="preserve"> in encrypted form, </w:t>
      </w:r>
      <w:r w:rsidR="002A0463" w:rsidRPr="00D26415">
        <w:rPr>
          <w:rFonts w:ascii="Times New Roman" w:hAnsi="Times New Roman"/>
          <w:color w:val="000000" w:themeColor="text1"/>
          <w:sz w:val="24"/>
          <w:szCs w:val="24"/>
        </w:rPr>
        <w:t xml:space="preserve">any Client Data stored with </w:t>
      </w:r>
      <w:r w:rsidR="00387D70">
        <w:rPr>
          <w:rFonts w:ascii="Times New Roman" w:hAnsi="Times New Roman"/>
          <w:color w:val="000000" w:themeColor="text1"/>
          <w:sz w:val="24"/>
          <w:szCs w:val="24"/>
        </w:rPr>
        <w:t>Vendor</w:t>
      </w:r>
      <w:r w:rsidR="002A0463" w:rsidRPr="00D26415">
        <w:rPr>
          <w:rFonts w:ascii="Times New Roman" w:hAnsi="Times New Roman"/>
          <w:color w:val="000000" w:themeColor="text1"/>
          <w:sz w:val="24"/>
          <w:szCs w:val="24"/>
        </w:rPr>
        <w:t xml:space="preserve">; </w:t>
      </w:r>
    </w:p>
    <w:p w14:paraId="11AD123C" w14:textId="77777777" w:rsidR="000061E3" w:rsidRDefault="000061E3" w:rsidP="00D26415">
      <w:pPr>
        <w:pStyle w:val="ListParagraph"/>
        <w:numPr>
          <w:ilvl w:val="2"/>
          <w:numId w:val="1"/>
        </w:numPr>
        <w:spacing w:before="120" w:after="120" w:line="240" w:lineRule="auto"/>
        <w:contextualSpacing w:val="0"/>
        <w:jc w:val="both"/>
        <w:rPr>
          <w:rFonts w:ascii="Times New Roman" w:hAnsi="Times New Roman"/>
          <w:color w:val="000000" w:themeColor="text1"/>
          <w:sz w:val="24"/>
          <w:szCs w:val="24"/>
        </w:rPr>
      </w:pPr>
      <w:r w:rsidRPr="008D04D0">
        <w:rPr>
          <w:rFonts w:ascii="Times New Roman" w:hAnsi="Times New Roman"/>
          <w:color w:val="000000" w:themeColor="text1"/>
          <w:sz w:val="24"/>
          <w:szCs w:val="24"/>
        </w:rPr>
        <w:t>encrypt</w:t>
      </w:r>
      <w:r w:rsidRPr="00E81C98">
        <w:rPr>
          <w:rFonts w:ascii="Times New Roman" w:hAnsi="Times New Roman"/>
          <w:color w:val="000000" w:themeColor="text1"/>
          <w:sz w:val="24"/>
        </w:rPr>
        <w:t xml:space="preserve"> any and all Client </w:t>
      </w:r>
      <w:r w:rsidRPr="008D04D0">
        <w:rPr>
          <w:rFonts w:ascii="Times New Roman" w:hAnsi="Times New Roman"/>
          <w:color w:val="000000" w:themeColor="text1"/>
          <w:sz w:val="24"/>
          <w:szCs w:val="24"/>
        </w:rPr>
        <w:t>Data transiting public networks (such as the Internet), or</w:t>
      </w:r>
      <w:r w:rsidRPr="00E81C98">
        <w:rPr>
          <w:rFonts w:ascii="Times New Roman" w:hAnsi="Times New Roman"/>
          <w:color w:val="000000" w:themeColor="text1"/>
          <w:sz w:val="24"/>
        </w:rPr>
        <w:t xml:space="preserve"> stored on any portable computing device or portable storage </w:t>
      </w:r>
      <w:r w:rsidRPr="008D04D0">
        <w:rPr>
          <w:rFonts w:ascii="Times New Roman" w:hAnsi="Times New Roman"/>
          <w:color w:val="000000" w:themeColor="text1"/>
          <w:sz w:val="24"/>
          <w:szCs w:val="24"/>
        </w:rPr>
        <w:t>media,</w:t>
      </w:r>
      <w:r w:rsidRPr="00E81C98">
        <w:rPr>
          <w:rFonts w:ascii="Times New Roman" w:hAnsi="Times New Roman"/>
          <w:color w:val="000000" w:themeColor="text1"/>
          <w:sz w:val="24"/>
        </w:rPr>
        <w:t xml:space="preserve"> including but not limited to end user devices</w:t>
      </w:r>
      <w:r>
        <w:rPr>
          <w:rFonts w:ascii="Times New Roman" w:hAnsi="Times New Roman"/>
          <w:color w:val="000000" w:themeColor="text1"/>
          <w:sz w:val="24"/>
          <w:szCs w:val="24"/>
        </w:rPr>
        <w:t>;</w:t>
      </w:r>
      <w:r w:rsidRPr="008D04D0">
        <w:rPr>
          <w:rFonts w:ascii="Times New Roman" w:hAnsi="Times New Roman"/>
          <w:color w:val="000000" w:themeColor="text1"/>
          <w:sz w:val="24"/>
          <w:szCs w:val="24"/>
        </w:rPr>
        <w:t xml:space="preserve"> </w:t>
      </w:r>
    </w:p>
    <w:p w14:paraId="37A153C6" w14:textId="308CDABA" w:rsidR="008B69B4" w:rsidRPr="00E81C98" w:rsidRDefault="002A0463" w:rsidP="00E81C98">
      <w:pPr>
        <w:pStyle w:val="ListParagraph"/>
        <w:numPr>
          <w:ilvl w:val="2"/>
          <w:numId w:val="1"/>
        </w:numPr>
        <w:spacing w:before="120" w:after="120" w:line="240" w:lineRule="auto"/>
        <w:contextualSpacing w:val="0"/>
        <w:jc w:val="both"/>
        <w:rPr>
          <w:rFonts w:ascii="Times New Roman" w:hAnsi="Times New Roman"/>
          <w:color w:val="000000" w:themeColor="text1"/>
          <w:sz w:val="24"/>
        </w:rPr>
      </w:pPr>
      <w:r w:rsidRPr="00E81C98">
        <w:rPr>
          <w:rFonts w:ascii="Times New Roman" w:hAnsi="Times New Roman"/>
          <w:color w:val="000000" w:themeColor="text1"/>
          <w:sz w:val="24"/>
        </w:rPr>
        <w:t xml:space="preserve">maintain </w:t>
      </w:r>
      <w:r w:rsidRPr="00D26415">
        <w:rPr>
          <w:rFonts w:ascii="Times New Roman" w:hAnsi="Times New Roman"/>
          <w:color w:val="000000" w:themeColor="text1"/>
          <w:sz w:val="24"/>
          <w:szCs w:val="24"/>
        </w:rPr>
        <w:t xml:space="preserve">an ongoing information security training and awareness program for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personnel</w:t>
      </w:r>
      <w:r w:rsidR="000061E3">
        <w:rPr>
          <w:rFonts w:ascii="Times New Roman" w:hAnsi="Times New Roman"/>
          <w:color w:val="000000" w:themeColor="text1"/>
          <w:sz w:val="24"/>
          <w:szCs w:val="24"/>
        </w:rPr>
        <w:t>;</w:t>
      </w:r>
      <w:r w:rsidRPr="00D26415">
        <w:rPr>
          <w:rFonts w:ascii="Times New Roman" w:hAnsi="Times New Roman"/>
          <w:color w:val="000000" w:themeColor="text1"/>
          <w:sz w:val="24"/>
          <w:szCs w:val="24"/>
        </w:rPr>
        <w:t xml:space="preserve"> </w:t>
      </w:r>
    </w:p>
    <w:p w14:paraId="4317B3D0" w14:textId="70BC3427" w:rsidR="008B69B4" w:rsidRPr="00D26415" w:rsidRDefault="002A0463" w:rsidP="00D26415">
      <w:pPr>
        <w:pStyle w:val="ListParagraph"/>
        <w:numPr>
          <w:ilvl w:val="2"/>
          <w:numId w:val="1"/>
        </w:numPr>
        <w:spacing w:before="120" w:after="120" w:line="240" w:lineRule="auto"/>
        <w:contextualSpacing w:val="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 xml:space="preserve">maintain a </w:t>
      </w:r>
      <w:r w:rsidR="002128F2" w:rsidRPr="00D26415">
        <w:rPr>
          <w:rFonts w:ascii="Times New Roman" w:hAnsi="Times New Roman"/>
          <w:color w:val="000000" w:themeColor="text1"/>
          <w:sz w:val="24"/>
          <w:szCs w:val="24"/>
        </w:rPr>
        <w:t>third</w:t>
      </w:r>
      <w:r w:rsidR="00387D70">
        <w:rPr>
          <w:rFonts w:ascii="Times New Roman" w:hAnsi="Times New Roman"/>
          <w:color w:val="000000" w:themeColor="text1"/>
          <w:sz w:val="24"/>
          <w:szCs w:val="24"/>
        </w:rPr>
        <w:t>-</w:t>
      </w:r>
      <w:r w:rsidR="002128F2" w:rsidRPr="00D26415">
        <w:rPr>
          <w:rFonts w:ascii="Times New Roman" w:hAnsi="Times New Roman"/>
          <w:color w:val="000000" w:themeColor="text1"/>
          <w:sz w:val="24"/>
          <w:szCs w:val="24"/>
        </w:rPr>
        <w:t>party</w:t>
      </w:r>
      <w:r w:rsidRPr="00D26415">
        <w:rPr>
          <w:rFonts w:ascii="Times New Roman" w:hAnsi="Times New Roman"/>
          <w:color w:val="000000" w:themeColor="text1"/>
          <w:sz w:val="24"/>
          <w:szCs w:val="24"/>
        </w:rPr>
        <w:t xml:space="preserve"> risk management program designed to identify risks associated with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’s third</w:t>
      </w:r>
      <w:r w:rsidR="00387D70">
        <w:rPr>
          <w:rFonts w:ascii="Times New Roman" w:hAnsi="Times New Roman"/>
          <w:color w:val="000000" w:themeColor="text1"/>
          <w:sz w:val="24"/>
          <w:szCs w:val="24"/>
        </w:rPr>
        <w:t>-</w:t>
      </w:r>
      <w:r w:rsidRPr="00D26415">
        <w:rPr>
          <w:rFonts w:ascii="Times New Roman" w:hAnsi="Times New Roman"/>
          <w:color w:val="000000" w:themeColor="text1"/>
          <w:sz w:val="24"/>
          <w:szCs w:val="24"/>
        </w:rPr>
        <w:t xml:space="preserve">party </w:t>
      </w:r>
      <w:r w:rsidR="004F57DA" w:rsidRPr="00D26415">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s; </w:t>
      </w:r>
    </w:p>
    <w:p w14:paraId="7F5A0714" w14:textId="2DE77171" w:rsidR="008B69B4" w:rsidRPr="00D26415" w:rsidRDefault="002A0463" w:rsidP="00D26415">
      <w:pPr>
        <w:pStyle w:val="ListParagraph"/>
        <w:numPr>
          <w:ilvl w:val="2"/>
          <w:numId w:val="1"/>
        </w:numPr>
        <w:spacing w:before="120" w:after="120" w:line="240" w:lineRule="auto"/>
        <w:contextualSpacing w:val="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 xml:space="preserve">maintain an incident response program designed to monitor for and respond to information security incidents which may </w:t>
      </w:r>
      <w:r w:rsidR="00322342" w:rsidRPr="00D26415">
        <w:rPr>
          <w:rFonts w:ascii="Times New Roman" w:hAnsi="Times New Roman"/>
          <w:color w:val="000000" w:themeColor="text1"/>
          <w:sz w:val="24"/>
          <w:szCs w:val="24"/>
        </w:rPr>
        <w:t xml:space="preserve">adversely </w:t>
      </w:r>
      <w:r w:rsidRPr="00D26415">
        <w:rPr>
          <w:rFonts w:ascii="Times New Roman" w:hAnsi="Times New Roman"/>
          <w:color w:val="000000" w:themeColor="text1"/>
          <w:sz w:val="24"/>
          <w:szCs w:val="24"/>
        </w:rPr>
        <w:t xml:space="preserve">impact </w:t>
      </w:r>
      <w:r w:rsidR="00387D70">
        <w:rPr>
          <w:rFonts w:ascii="Times New Roman" w:hAnsi="Times New Roman"/>
          <w:color w:val="000000" w:themeColor="text1"/>
          <w:sz w:val="24"/>
          <w:szCs w:val="24"/>
        </w:rPr>
        <w:t>Vendor</w:t>
      </w:r>
      <w:r w:rsidR="000061E3">
        <w:rPr>
          <w:rFonts w:ascii="Times New Roman" w:hAnsi="Times New Roman"/>
          <w:color w:val="000000" w:themeColor="text1"/>
          <w:sz w:val="24"/>
          <w:szCs w:val="24"/>
        </w:rPr>
        <w:t>’s environment or</w:t>
      </w:r>
      <w:r w:rsidRPr="00D26415">
        <w:rPr>
          <w:rFonts w:ascii="Times New Roman" w:hAnsi="Times New Roman"/>
          <w:color w:val="000000" w:themeColor="text1"/>
          <w:sz w:val="24"/>
          <w:szCs w:val="24"/>
        </w:rPr>
        <w:t xml:space="preserve">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Products (which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is responsible for monitoring and/or maintaining on Client’s behalf)</w:t>
      </w:r>
      <w:r w:rsidR="00322342" w:rsidRPr="00D26415">
        <w:rPr>
          <w:rFonts w:ascii="Times New Roman" w:hAnsi="Times New Roman"/>
          <w:color w:val="000000" w:themeColor="text1"/>
          <w:sz w:val="24"/>
          <w:szCs w:val="24"/>
        </w:rPr>
        <w:t>, and Client Data</w:t>
      </w:r>
      <w:r w:rsidRPr="00D26415">
        <w:rPr>
          <w:rFonts w:ascii="Times New Roman" w:hAnsi="Times New Roman"/>
          <w:color w:val="000000" w:themeColor="text1"/>
          <w:sz w:val="24"/>
          <w:szCs w:val="24"/>
        </w:rPr>
        <w:t xml:space="preserve">; and </w:t>
      </w:r>
    </w:p>
    <w:p w14:paraId="3BCE8646" w14:textId="09D4B503" w:rsidR="00A54FCE" w:rsidRPr="00D26415" w:rsidRDefault="002A0463" w:rsidP="00D26415">
      <w:pPr>
        <w:pStyle w:val="ListParagraph"/>
        <w:numPr>
          <w:ilvl w:val="2"/>
          <w:numId w:val="1"/>
        </w:numPr>
        <w:spacing w:before="120" w:after="120" w:line="240" w:lineRule="auto"/>
        <w:contextualSpacing w:val="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 xml:space="preserve">maintain formal processes designed to receive, analyze and respond to vulnerabilities disclosed to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by internal and external sources (e.g. internal testing, security bulletins, or security researchers) regarding </w:t>
      </w:r>
      <w:r w:rsidR="00387D70">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Products</w:t>
      </w:r>
      <w:r w:rsidR="000061E3">
        <w:rPr>
          <w:rFonts w:ascii="Times New Roman" w:hAnsi="Times New Roman"/>
          <w:color w:val="000000" w:themeColor="text1"/>
          <w:sz w:val="24"/>
          <w:szCs w:val="24"/>
        </w:rPr>
        <w:t xml:space="preserve"> and services</w:t>
      </w:r>
      <w:r w:rsidRPr="00D26415">
        <w:rPr>
          <w:rFonts w:ascii="Times New Roman" w:hAnsi="Times New Roman"/>
          <w:color w:val="000000" w:themeColor="text1"/>
          <w:sz w:val="24"/>
          <w:szCs w:val="24"/>
        </w:rPr>
        <w:t>.</w:t>
      </w:r>
    </w:p>
    <w:p w14:paraId="7D01F694" w14:textId="7DE25DE2" w:rsidR="00A54FCE" w:rsidRPr="00E81C98" w:rsidRDefault="00387D70" w:rsidP="00E81C98">
      <w:pPr>
        <w:pStyle w:val="ListParagraph"/>
        <w:numPr>
          <w:ilvl w:val="1"/>
          <w:numId w:val="1"/>
        </w:numPr>
        <w:spacing w:before="120" w:after="120" w:line="240" w:lineRule="auto"/>
        <w:contextualSpacing w:val="0"/>
        <w:jc w:val="both"/>
        <w:rPr>
          <w:rFonts w:ascii="Times New Roman" w:hAnsi="Times New Roman"/>
          <w:color w:val="000000" w:themeColor="text1"/>
          <w:sz w:val="24"/>
        </w:rPr>
      </w:pPr>
      <w:r>
        <w:rPr>
          <w:rFonts w:ascii="Times New Roman" w:hAnsi="Times New Roman"/>
          <w:color w:val="000000" w:themeColor="text1"/>
          <w:sz w:val="24"/>
        </w:rPr>
        <w:t>Vendor</w:t>
      </w:r>
      <w:r w:rsidR="003B61C1" w:rsidRPr="00E81C98">
        <w:rPr>
          <w:rFonts w:ascii="Times New Roman" w:hAnsi="Times New Roman"/>
          <w:color w:val="000000" w:themeColor="text1"/>
          <w:sz w:val="24"/>
        </w:rPr>
        <w:t xml:space="preserve"> Access to Client Systems and Networks</w:t>
      </w:r>
      <w:r w:rsidR="002A0463" w:rsidRPr="00E81C98">
        <w:rPr>
          <w:rFonts w:ascii="Times New Roman" w:hAnsi="Times New Roman"/>
          <w:color w:val="000000" w:themeColor="text1"/>
          <w:sz w:val="24"/>
        </w:rPr>
        <w:t xml:space="preserve">.  </w:t>
      </w:r>
      <w:r>
        <w:rPr>
          <w:rFonts w:ascii="Times New Roman" w:hAnsi="Times New Roman"/>
          <w:color w:val="000000" w:themeColor="text1"/>
          <w:sz w:val="24"/>
        </w:rPr>
        <w:t>Vendor</w:t>
      </w:r>
      <w:r w:rsidR="002A0463" w:rsidRPr="00E81C98">
        <w:rPr>
          <w:rFonts w:ascii="Times New Roman" w:hAnsi="Times New Roman"/>
          <w:color w:val="000000" w:themeColor="text1"/>
          <w:sz w:val="24"/>
        </w:rPr>
        <w:t xml:space="preserve"> shall be responsible, at all times, for enforcing compliance by its personnel and </w:t>
      </w:r>
      <w:r w:rsidR="002A0463" w:rsidRPr="00D26415">
        <w:rPr>
          <w:rFonts w:ascii="Times New Roman" w:hAnsi="Times New Roman"/>
          <w:color w:val="000000" w:themeColor="text1"/>
          <w:sz w:val="24"/>
          <w:szCs w:val="24"/>
        </w:rPr>
        <w:t>contract employees (“</w:t>
      </w:r>
      <w:r w:rsidR="002A0463" w:rsidRPr="00E81C98">
        <w:rPr>
          <w:rFonts w:ascii="Times New Roman" w:hAnsi="Times New Roman"/>
          <w:color w:val="000000" w:themeColor="text1"/>
          <w:sz w:val="24"/>
        </w:rPr>
        <w:t>contractors</w:t>
      </w:r>
      <w:r w:rsidR="002A0463" w:rsidRPr="00D26415">
        <w:rPr>
          <w:rFonts w:ascii="Times New Roman" w:hAnsi="Times New Roman"/>
          <w:color w:val="000000" w:themeColor="text1"/>
          <w:sz w:val="24"/>
          <w:szCs w:val="24"/>
        </w:rPr>
        <w:t>”)</w:t>
      </w:r>
      <w:r w:rsidR="002A0463" w:rsidRPr="00E81C98">
        <w:rPr>
          <w:rFonts w:ascii="Times New Roman" w:hAnsi="Times New Roman"/>
          <w:color w:val="000000" w:themeColor="text1"/>
          <w:sz w:val="24"/>
        </w:rPr>
        <w:t xml:space="preserve"> with</w:t>
      </w:r>
      <w:r w:rsidR="002A0463" w:rsidRPr="00D26415">
        <w:rPr>
          <w:rFonts w:ascii="Times New Roman" w:hAnsi="Times New Roman"/>
          <w:color w:val="000000" w:themeColor="text1"/>
          <w:sz w:val="24"/>
          <w:szCs w:val="24"/>
        </w:rPr>
        <w:t>:</w:t>
      </w:r>
      <w:r w:rsidR="002A0463" w:rsidRPr="00E81C98">
        <w:rPr>
          <w:rFonts w:ascii="Times New Roman" w:hAnsi="Times New Roman"/>
          <w:color w:val="000000" w:themeColor="text1"/>
          <w:sz w:val="24"/>
        </w:rPr>
        <w:t xml:space="preserve"> (1) all security obligations owed to Client found in this </w:t>
      </w:r>
      <w:r>
        <w:rPr>
          <w:rFonts w:ascii="Times New Roman" w:hAnsi="Times New Roman"/>
          <w:color w:val="000000" w:themeColor="text1"/>
          <w:sz w:val="24"/>
          <w:szCs w:val="24"/>
        </w:rPr>
        <w:t>Addendum</w:t>
      </w:r>
      <w:r w:rsidR="002A0463" w:rsidRPr="00D26415">
        <w:rPr>
          <w:rFonts w:ascii="Times New Roman" w:hAnsi="Times New Roman"/>
          <w:color w:val="000000" w:themeColor="text1"/>
          <w:sz w:val="24"/>
          <w:szCs w:val="24"/>
        </w:rPr>
        <w:t>,</w:t>
      </w:r>
      <w:r w:rsidR="002A0463" w:rsidRPr="00E81C98">
        <w:rPr>
          <w:rFonts w:ascii="Times New Roman" w:hAnsi="Times New Roman"/>
          <w:color w:val="000000" w:themeColor="text1"/>
          <w:sz w:val="24"/>
        </w:rPr>
        <w:t xml:space="preserve"> (2) </w:t>
      </w:r>
      <w:r w:rsidR="002A0463" w:rsidRPr="00D26415">
        <w:rPr>
          <w:rFonts w:ascii="Times New Roman" w:hAnsi="Times New Roman"/>
          <w:color w:val="000000" w:themeColor="text1"/>
          <w:sz w:val="24"/>
          <w:szCs w:val="24"/>
        </w:rPr>
        <w:t>acceptable use principles consistent with generally recognized industry security standards</w:t>
      </w:r>
      <w:r w:rsidR="002A0463" w:rsidRPr="00E81C98">
        <w:rPr>
          <w:rFonts w:ascii="Times New Roman" w:hAnsi="Times New Roman"/>
          <w:color w:val="000000" w:themeColor="text1"/>
          <w:sz w:val="24"/>
        </w:rPr>
        <w:t xml:space="preserve"> while such users interact with Client’s systems and networks, and (3) all other confidentiality obligations owed to Client.</w:t>
      </w:r>
      <w:r w:rsidR="002A0463" w:rsidRPr="00D26415">
        <w:rPr>
          <w:rFonts w:ascii="Times New Roman" w:hAnsi="Times New Roman"/>
          <w:color w:val="000000" w:themeColor="text1"/>
          <w:sz w:val="24"/>
          <w:szCs w:val="24"/>
        </w:rPr>
        <w:t xml:space="preserve">  </w:t>
      </w:r>
    </w:p>
    <w:p w14:paraId="4F5D9316" w14:textId="0F73CE12" w:rsidR="008E4BB4" w:rsidRPr="008D04D0" w:rsidRDefault="008E4BB4" w:rsidP="008E4BB4">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sidRPr="008D04D0">
        <w:rPr>
          <w:rFonts w:ascii="Times New Roman" w:hAnsi="Times New Roman"/>
          <w:color w:val="000000" w:themeColor="text1"/>
          <w:sz w:val="24"/>
          <w:szCs w:val="24"/>
        </w:rPr>
        <w:t xml:space="preserve">Client Audit Rights.  Client reserves the right to make reasonable requests of </w:t>
      </w:r>
      <w:r w:rsidR="00387D70">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 to assess </w:t>
      </w:r>
      <w:r w:rsidR="00387D70">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’s compliance with the terms of this </w:t>
      </w:r>
      <w:r w:rsidR="00387D70">
        <w:rPr>
          <w:rFonts w:ascii="Times New Roman" w:hAnsi="Times New Roman"/>
          <w:color w:val="000000" w:themeColor="text1"/>
          <w:sz w:val="24"/>
          <w:szCs w:val="24"/>
        </w:rPr>
        <w:t>Addendum</w:t>
      </w:r>
      <w:r w:rsidRPr="008D04D0">
        <w:rPr>
          <w:rFonts w:ascii="Times New Roman" w:hAnsi="Times New Roman"/>
          <w:color w:val="000000" w:themeColor="text1"/>
          <w:sz w:val="24"/>
          <w:szCs w:val="24"/>
        </w:rPr>
        <w:t xml:space="preserve">.  </w:t>
      </w:r>
      <w:commentRangeStart w:id="2"/>
      <w:del w:id="3" w:author="Brian Bishop" w:date="2020-05-11T16:06:00Z">
        <w:r w:rsidRPr="008D04D0" w:rsidDel="00F7518C">
          <w:rPr>
            <w:rFonts w:ascii="Times New Roman" w:hAnsi="Times New Roman"/>
            <w:color w:val="000000" w:themeColor="text1"/>
            <w:sz w:val="24"/>
            <w:szCs w:val="24"/>
          </w:rPr>
          <w:delText xml:space="preserve">In addition, </w:delText>
        </w:r>
        <w:r w:rsidR="00387D70" w:rsidDel="00F7518C">
          <w:rPr>
            <w:rFonts w:ascii="Times New Roman" w:hAnsi="Times New Roman"/>
            <w:color w:val="000000" w:themeColor="text1"/>
            <w:sz w:val="24"/>
            <w:szCs w:val="24"/>
          </w:rPr>
          <w:delText>Vendor</w:delText>
        </w:r>
        <w:r w:rsidRPr="008D04D0" w:rsidDel="00F7518C">
          <w:rPr>
            <w:rFonts w:ascii="Times New Roman" w:hAnsi="Times New Roman"/>
            <w:color w:val="000000" w:themeColor="text1"/>
            <w:sz w:val="24"/>
            <w:szCs w:val="24"/>
          </w:rPr>
          <w:delText xml:space="preserve"> shall perform, and where relevant require performance by its contractors, compliance audits of the security controls of its processing environment in accordance with </w:delText>
        </w:r>
        <w:r w:rsidDel="00F7518C">
          <w:rPr>
            <w:rFonts w:ascii="Times New Roman" w:hAnsi="Times New Roman"/>
            <w:color w:val="000000" w:themeColor="text1"/>
            <w:sz w:val="24"/>
            <w:szCs w:val="24"/>
          </w:rPr>
          <w:delText xml:space="preserve">generally recognized </w:delText>
        </w:r>
        <w:r w:rsidRPr="008D04D0" w:rsidDel="00F7518C">
          <w:rPr>
            <w:rFonts w:ascii="Times New Roman" w:hAnsi="Times New Roman"/>
            <w:color w:val="000000" w:themeColor="text1"/>
            <w:sz w:val="24"/>
            <w:szCs w:val="24"/>
          </w:rPr>
          <w:delText xml:space="preserve">industry standard practices and </w:delText>
        </w:r>
        <w:r w:rsidR="000B720D" w:rsidDel="00F7518C">
          <w:rPr>
            <w:rFonts w:ascii="Times New Roman" w:hAnsi="Times New Roman"/>
            <w:color w:val="000000" w:themeColor="text1"/>
            <w:sz w:val="24"/>
            <w:szCs w:val="24"/>
          </w:rPr>
          <w:delText>Terms of Engagement</w:delText>
        </w:r>
        <w:r w:rsidRPr="008D04D0" w:rsidDel="00F7518C">
          <w:rPr>
            <w:rFonts w:ascii="Times New Roman" w:hAnsi="Times New Roman"/>
            <w:color w:val="000000" w:themeColor="text1"/>
            <w:sz w:val="24"/>
            <w:szCs w:val="24"/>
          </w:rPr>
          <w:delText xml:space="preserve">, which shall include, at a minimum, annual third-party audits by a reputable audit firm and penetration tests to test the security of </w:delText>
        </w:r>
        <w:r w:rsidR="00387D70" w:rsidDel="00F7518C">
          <w:rPr>
            <w:rFonts w:ascii="Times New Roman" w:hAnsi="Times New Roman"/>
            <w:color w:val="000000" w:themeColor="text1"/>
            <w:sz w:val="24"/>
            <w:szCs w:val="24"/>
          </w:rPr>
          <w:delText>Vendor</w:delText>
        </w:r>
        <w:r w:rsidRPr="008D04D0" w:rsidDel="00F7518C">
          <w:rPr>
            <w:rFonts w:ascii="Times New Roman" w:hAnsi="Times New Roman"/>
            <w:color w:val="000000" w:themeColor="text1"/>
            <w:sz w:val="24"/>
            <w:szCs w:val="24"/>
          </w:rPr>
          <w:delText xml:space="preserve">’s processing environment.  </w:delText>
        </w:r>
      </w:del>
      <w:del w:id="4" w:author="Brian Bishop" w:date="2020-05-11T16:03:00Z">
        <w:r w:rsidR="00387D70" w:rsidDel="00F7518C">
          <w:rPr>
            <w:rFonts w:ascii="Times New Roman" w:hAnsi="Times New Roman"/>
            <w:color w:val="000000" w:themeColor="text1"/>
            <w:sz w:val="24"/>
            <w:szCs w:val="24"/>
          </w:rPr>
          <w:delText>Vendor</w:delText>
        </w:r>
        <w:r w:rsidRPr="008D04D0" w:rsidDel="00F7518C">
          <w:rPr>
            <w:rFonts w:ascii="Times New Roman" w:hAnsi="Times New Roman"/>
            <w:color w:val="000000" w:themeColor="text1"/>
            <w:sz w:val="24"/>
            <w:szCs w:val="24"/>
          </w:rPr>
          <w:delText xml:space="preserve"> will provide to Client, upon Client’s reasonable request, but no more frequently than once per calendar year, and for no additional charge to Client, an ISO certification, HITRUST certification, or a SOC 2 Type II third-party audit report.</w:delText>
        </w:r>
      </w:del>
      <w:commentRangeEnd w:id="2"/>
      <w:r w:rsidR="00F7518C">
        <w:rPr>
          <w:rStyle w:val="CommentReference"/>
        </w:rPr>
        <w:commentReference w:id="2"/>
      </w:r>
    </w:p>
    <w:p w14:paraId="53E08EA1" w14:textId="1EA8B865" w:rsidR="00A54FCE" w:rsidRPr="00E81C98" w:rsidRDefault="008E4BB4" w:rsidP="00E81C98">
      <w:pPr>
        <w:pStyle w:val="ListParagraph"/>
        <w:numPr>
          <w:ilvl w:val="0"/>
          <w:numId w:val="1"/>
        </w:numPr>
        <w:spacing w:before="120" w:after="120" w:line="240" w:lineRule="auto"/>
        <w:contextualSpacing w:val="0"/>
        <w:jc w:val="both"/>
        <w:rPr>
          <w:rFonts w:ascii="Times New Roman" w:hAnsi="Times New Roman"/>
          <w:color w:val="000000" w:themeColor="text1"/>
          <w:sz w:val="24"/>
        </w:rPr>
      </w:pPr>
      <w:r w:rsidRPr="00D26415">
        <w:rPr>
          <w:rFonts w:ascii="Times New Roman" w:hAnsi="Times New Roman"/>
          <w:color w:val="000000" w:themeColor="text1"/>
          <w:sz w:val="24"/>
          <w:szCs w:val="24"/>
        </w:rPr>
        <w:t xml:space="preserve"> </w:t>
      </w:r>
      <w:r w:rsidR="00387D70">
        <w:rPr>
          <w:rFonts w:ascii="Times New Roman" w:hAnsi="Times New Roman"/>
          <w:color w:val="000000" w:themeColor="text1"/>
          <w:sz w:val="24"/>
          <w:szCs w:val="24"/>
        </w:rPr>
        <w:t>Vendor</w:t>
      </w:r>
      <w:r w:rsidR="002A0463" w:rsidRPr="00D26415">
        <w:rPr>
          <w:rFonts w:ascii="Times New Roman" w:hAnsi="Times New Roman"/>
          <w:color w:val="000000" w:themeColor="text1"/>
          <w:sz w:val="24"/>
          <w:szCs w:val="24"/>
        </w:rPr>
        <w:t xml:space="preserve"> Product and Services</w:t>
      </w:r>
      <w:r w:rsidR="002A0463" w:rsidRPr="00E81C98">
        <w:rPr>
          <w:rFonts w:ascii="Times New Roman" w:hAnsi="Times New Roman"/>
          <w:color w:val="000000" w:themeColor="text1"/>
          <w:sz w:val="24"/>
        </w:rPr>
        <w:t xml:space="preserve"> Security.</w:t>
      </w:r>
    </w:p>
    <w:p w14:paraId="68CC95F2" w14:textId="5CB93032" w:rsidR="000E7716" w:rsidRPr="008D04D0" w:rsidRDefault="000E7716" w:rsidP="000E7716">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sidRPr="008D04D0">
        <w:rPr>
          <w:rFonts w:ascii="Times New Roman" w:hAnsi="Times New Roman"/>
          <w:color w:val="000000" w:themeColor="text1"/>
          <w:sz w:val="24"/>
          <w:szCs w:val="24"/>
        </w:rPr>
        <w:t xml:space="preserve">Product Development and Specifications. </w:t>
      </w:r>
      <w:r w:rsidR="00387D70">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 represents and warrants that it has established and implemented generally recognized industry standard security controls and processes that must be adhered to during all </w:t>
      </w:r>
      <w:r w:rsidR="00387D70">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 Product development activities ("Development Security Standards"), such security standards being designed to address potential threats to the development environment, security incidents, product vulnerability to unauthorized access, loss of functions, viruses, etc. </w:t>
      </w:r>
      <w:r w:rsidR="00387D70">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 represents that its Development Security Standards contain testing processes and tools, adequate and customary in industry, designed to ensure the security and non-vulnerability of all products and equipment.  </w:t>
      </w:r>
      <w:r w:rsidR="00387D70">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 warrants that it will, for all products and equipment, implement fail-safe features that protect the product's critical functionality, even when the product's security has been compromised. </w:t>
      </w:r>
      <w:r w:rsidR="00387D70">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 shall provide Client with a written copy of its Development Security Standards upon request and shall allow Client personnel, or a third</w:t>
      </w:r>
      <w:r w:rsidR="00387D70">
        <w:rPr>
          <w:rFonts w:ascii="Times New Roman" w:hAnsi="Times New Roman"/>
          <w:color w:val="000000" w:themeColor="text1"/>
          <w:sz w:val="24"/>
          <w:szCs w:val="24"/>
        </w:rPr>
        <w:t>-</w:t>
      </w:r>
      <w:r w:rsidRPr="008D04D0">
        <w:rPr>
          <w:rFonts w:ascii="Times New Roman" w:hAnsi="Times New Roman"/>
          <w:color w:val="000000" w:themeColor="text1"/>
          <w:sz w:val="24"/>
          <w:szCs w:val="24"/>
        </w:rPr>
        <w:t xml:space="preserve">party identified by Client, to view and assess the Development Security Standards. </w:t>
      </w:r>
      <w:r w:rsidR="00387D70">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 represents and warrants that, with respect to all of its </w:t>
      </w:r>
      <w:r w:rsidR="009A0BD2">
        <w:rPr>
          <w:rFonts w:ascii="Times New Roman" w:hAnsi="Times New Roman"/>
          <w:color w:val="000000" w:themeColor="text1"/>
          <w:sz w:val="24"/>
          <w:szCs w:val="24"/>
        </w:rPr>
        <w:t xml:space="preserve">Vendor </w:t>
      </w:r>
      <w:r w:rsidRPr="008D04D0">
        <w:rPr>
          <w:rFonts w:ascii="Times New Roman" w:hAnsi="Times New Roman"/>
          <w:color w:val="000000" w:themeColor="text1"/>
          <w:sz w:val="24"/>
          <w:szCs w:val="24"/>
        </w:rPr>
        <w:t>Products (as applicable), it meets and complies with all cybersecurity guidelines and similar requirements and standards promulgated by the FDA and any other applicable regulatory body.</w:t>
      </w:r>
    </w:p>
    <w:p w14:paraId="0BA14E7E" w14:textId="4D20D6FB" w:rsidR="005B5D0A" w:rsidRPr="00D26415" w:rsidRDefault="002A0463" w:rsidP="00D26415">
      <w:pPr>
        <w:pStyle w:val="ListParagraph"/>
        <w:numPr>
          <w:ilvl w:val="1"/>
          <w:numId w:val="1"/>
        </w:numPr>
        <w:spacing w:before="120" w:after="120" w:line="240" w:lineRule="auto"/>
        <w:contextualSpacing w:val="0"/>
        <w:jc w:val="both"/>
        <w:rPr>
          <w:sz w:val="24"/>
          <w:szCs w:val="24"/>
        </w:rPr>
      </w:pPr>
      <w:r w:rsidRPr="00D26415">
        <w:rPr>
          <w:rFonts w:ascii="Times New Roman" w:hAnsi="Times New Roman"/>
          <w:color w:val="000000" w:themeColor="text1"/>
          <w:sz w:val="24"/>
          <w:szCs w:val="24"/>
        </w:rPr>
        <w:t xml:space="preserve">Illicit Code.  Employing static and/or dynamic testing as well as third party audits, </w:t>
      </w:r>
      <w:r w:rsidR="009A0BD2">
        <w:rPr>
          <w:rFonts w:ascii="Times New Roman" w:hAnsi="Times New Roman"/>
          <w:color w:val="000000" w:themeColor="text1"/>
          <w:sz w:val="24"/>
          <w:szCs w:val="24"/>
        </w:rPr>
        <w:t xml:space="preserve">Vendor </w:t>
      </w:r>
      <w:r w:rsidR="002C35B7" w:rsidRPr="00D26415">
        <w:rPr>
          <w:rFonts w:ascii="Times New Roman" w:hAnsi="Times New Roman"/>
          <w:color w:val="000000" w:themeColor="text1"/>
          <w:sz w:val="24"/>
          <w:szCs w:val="24"/>
        </w:rPr>
        <w:t>represents and warrants that</w:t>
      </w:r>
      <w:r w:rsidRPr="00D26415">
        <w:rPr>
          <w:rFonts w:ascii="Times New Roman" w:hAnsi="Times New Roman"/>
          <w:color w:val="000000" w:themeColor="text1"/>
          <w:sz w:val="24"/>
          <w:szCs w:val="24"/>
        </w:rPr>
        <w:t xml:space="preserve"> software developed by </w:t>
      </w:r>
      <w:r w:rsidR="009A0BD2">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is free from Illicit Code. </w:t>
      </w:r>
      <w:r w:rsidRPr="00E81C98">
        <w:rPr>
          <w:rFonts w:ascii="Times New Roman" w:hAnsi="Times New Roman"/>
          <w:color w:val="000000" w:themeColor="text1"/>
          <w:sz w:val="24"/>
        </w:rPr>
        <w:t xml:space="preserve"> “Illicit Code” is defined as any harmful or hidden programs or data incorporated therein that destroys, impairs, or maliciously appropriates the system, software and/or Client </w:t>
      </w:r>
      <w:r w:rsidR="00AA35FC" w:rsidRPr="00E81C98">
        <w:rPr>
          <w:rFonts w:ascii="Times New Roman" w:hAnsi="Times New Roman"/>
          <w:color w:val="000000" w:themeColor="text1"/>
          <w:sz w:val="24"/>
        </w:rPr>
        <w:t>D</w:t>
      </w:r>
      <w:r w:rsidRPr="00E81C98">
        <w:rPr>
          <w:rFonts w:ascii="Times New Roman" w:hAnsi="Times New Roman"/>
          <w:color w:val="000000" w:themeColor="text1"/>
          <w:sz w:val="24"/>
        </w:rPr>
        <w:t>ata, thereby inhibiting or preventing Client from using the system as warranted</w:t>
      </w:r>
      <w:r w:rsidR="00FD3D74" w:rsidRPr="00E81C98">
        <w:rPr>
          <w:rFonts w:ascii="Times New Roman" w:hAnsi="Times New Roman"/>
          <w:color w:val="000000" w:themeColor="text1"/>
          <w:sz w:val="24"/>
        </w:rPr>
        <w:t>.</w:t>
      </w:r>
    </w:p>
    <w:p w14:paraId="464CE8A0" w14:textId="4457F57A" w:rsidR="009249C2" w:rsidRPr="00E81C98" w:rsidRDefault="009249C2" w:rsidP="00E81C98">
      <w:pPr>
        <w:pStyle w:val="ListParagraph"/>
        <w:numPr>
          <w:ilvl w:val="1"/>
          <w:numId w:val="1"/>
        </w:numPr>
        <w:tabs>
          <w:tab w:val="left" w:pos="1080"/>
        </w:tabs>
        <w:spacing w:before="120" w:after="120" w:line="240" w:lineRule="auto"/>
        <w:contextualSpacing w:val="0"/>
        <w:jc w:val="both"/>
        <w:rPr>
          <w:rFonts w:ascii="Times New Roman" w:hAnsi="Times New Roman"/>
          <w:sz w:val="24"/>
        </w:rPr>
      </w:pPr>
      <w:r w:rsidRPr="00D26415">
        <w:rPr>
          <w:rFonts w:ascii="Times New Roman" w:hAnsi="Times New Roman"/>
          <w:sz w:val="24"/>
          <w:szCs w:val="24"/>
        </w:rPr>
        <w:t xml:space="preserve">Systems developed by Vendor are free from </w:t>
      </w:r>
      <w:ins w:id="5" w:author="Brian Bishop" w:date="2020-05-14T10:40:00Z">
        <w:r w:rsidR="00022244">
          <w:rPr>
            <w:rFonts w:ascii="Times New Roman" w:hAnsi="Times New Roman"/>
            <w:sz w:val="24"/>
            <w:szCs w:val="24"/>
          </w:rPr>
          <w:t xml:space="preserve">major </w:t>
        </w:r>
      </w:ins>
      <w:r w:rsidRPr="00D26415">
        <w:rPr>
          <w:rFonts w:ascii="Times New Roman" w:hAnsi="Times New Roman"/>
          <w:sz w:val="24"/>
          <w:szCs w:val="24"/>
        </w:rPr>
        <w:t>vulnerabilities as</w:t>
      </w:r>
      <w:r w:rsidRPr="00E81C98">
        <w:rPr>
          <w:rFonts w:ascii="Times New Roman" w:hAnsi="Times New Roman"/>
          <w:sz w:val="24"/>
        </w:rPr>
        <w:t xml:space="preserve"> described in (i) The Open Web Application Security Project’s (OWASP) “Top Ten Project” – see </w:t>
      </w:r>
      <w:hyperlink r:id="rId14" w:history="1">
        <w:r w:rsidRPr="00E81C98">
          <w:rPr>
            <w:rStyle w:val="Hyperlink"/>
            <w:rFonts w:ascii="Times New Roman" w:hAnsi="Times New Roman"/>
            <w:sz w:val="24"/>
          </w:rPr>
          <w:t>http://www.owasp.org</w:t>
        </w:r>
      </w:hyperlink>
      <w:r w:rsidRPr="00E81C98">
        <w:rPr>
          <w:rFonts w:ascii="Times New Roman" w:hAnsi="Times New Roman"/>
          <w:sz w:val="24"/>
        </w:rPr>
        <w:t xml:space="preserve">, (ii) The CWE/SANS Top 25 Programming Errors- see </w:t>
      </w:r>
      <w:hyperlink r:id="rId15" w:history="1">
        <w:r w:rsidRPr="00E81C98">
          <w:rPr>
            <w:rStyle w:val="Hyperlink"/>
            <w:rFonts w:ascii="Times New Roman" w:hAnsi="Times New Roman"/>
            <w:sz w:val="24"/>
          </w:rPr>
          <w:t>http://cwe.mitre.org/top25/</w:t>
        </w:r>
      </w:hyperlink>
      <w:r w:rsidRPr="00E81C98">
        <w:rPr>
          <w:rFonts w:ascii="Times New Roman" w:hAnsi="Times New Roman"/>
          <w:sz w:val="24"/>
        </w:rPr>
        <w:t xml:space="preserve"> or </w:t>
      </w:r>
      <w:hyperlink r:id="rId16" w:history="1">
        <w:r w:rsidRPr="00E81C98">
          <w:rPr>
            <w:rStyle w:val="Hyperlink"/>
            <w:rFonts w:ascii="Times New Roman" w:hAnsi="Times New Roman"/>
            <w:sz w:val="24"/>
          </w:rPr>
          <w:t>http://www.sans.org/top25-programming-errors/</w:t>
        </w:r>
      </w:hyperlink>
      <w:r w:rsidRPr="00E81C98">
        <w:rPr>
          <w:rFonts w:ascii="Times New Roman" w:hAnsi="Times New Roman"/>
          <w:sz w:val="24"/>
        </w:rPr>
        <w:t>, or (iii) other generally recognized and comparable industry practices or standards.</w:t>
      </w:r>
    </w:p>
    <w:p w14:paraId="0F852C74" w14:textId="1C917CB8" w:rsidR="00430D9B" w:rsidRDefault="00430D9B" w:rsidP="008C2AFC">
      <w:pPr>
        <w:pStyle w:val="ListParagraph"/>
        <w:numPr>
          <w:ilvl w:val="1"/>
          <w:numId w:val="1"/>
        </w:numPr>
        <w:jc w:val="both"/>
        <w:rPr>
          <w:rFonts w:ascii="Times New Roman" w:eastAsiaTheme="minorHAnsi" w:hAnsi="Times New Roman"/>
          <w:color w:val="000000" w:themeColor="text1"/>
          <w:sz w:val="24"/>
          <w:szCs w:val="24"/>
        </w:rPr>
      </w:pPr>
      <w:r w:rsidRPr="00430D9B">
        <w:rPr>
          <w:rFonts w:ascii="Times New Roman" w:eastAsiaTheme="minorHAnsi" w:hAnsi="Times New Roman"/>
          <w:color w:val="000000" w:themeColor="text1"/>
          <w:sz w:val="24"/>
          <w:szCs w:val="24"/>
        </w:rPr>
        <w:t xml:space="preserve">Software Updates.  </w:t>
      </w:r>
      <w:r w:rsidR="009A0BD2">
        <w:rPr>
          <w:rFonts w:ascii="Times New Roman" w:eastAsiaTheme="minorHAnsi" w:hAnsi="Times New Roman"/>
          <w:color w:val="000000" w:themeColor="text1"/>
          <w:sz w:val="24"/>
          <w:szCs w:val="24"/>
        </w:rPr>
        <w:t>Vendor</w:t>
      </w:r>
      <w:r w:rsidRPr="00430D9B">
        <w:rPr>
          <w:rFonts w:ascii="Times New Roman" w:eastAsiaTheme="minorHAnsi" w:hAnsi="Times New Roman"/>
          <w:color w:val="000000" w:themeColor="text1"/>
          <w:sz w:val="24"/>
          <w:szCs w:val="24"/>
        </w:rPr>
        <w:t xml:space="preserve"> represents and warrants that all </w:t>
      </w:r>
      <w:r w:rsidR="009A0BD2">
        <w:rPr>
          <w:rFonts w:ascii="Times New Roman" w:eastAsiaTheme="minorHAnsi" w:hAnsi="Times New Roman"/>
          <w:color w:val="000000" w:themeColor="text1"/>
          <w:sz w:val="24"/>
          <w:szCs w:val="24"/>
        </w:rPr>
        <w:t>Vendor</w:t>
      </w:r>
      <w:r w:rsidRPr="00430D9B">
        <w:rPr>
          <w:rFonts w:ascii="Times New Roman" w:eastAsiaTheme="minorHAnsi" w:hAnsi="Times New Roman"/>
          <w:color w:val="000000" w:themeColor="text1"/>
          <w:sz w:val="24"/>
          <w:szCs w:val="24"/>
        </w:rPr>
        <w:t xml:space="preserve"> Product software or firmware updates are restricted to authenticated code; and that validated security updates and patches for all </w:t>
      </w:r>
      <w:r w:rsidR="009A0BD2">
        <w:rPr>
          <w:rFonts w:ascii="Times New Roman" w:eastAsiaTheme="minorHAnsi" w:hAnsi="Times New Roman"/>
          <w:color w:val="000000" w:themeColor="text1"/>
          <w:sz w:val="24"/>
          <w:szCs w:val="24"/>
        </w:rPr>
        <w:t>Vendor</w:t>
      </w:r>
      <w:r w:rsidRPr="00430D9B">
        <w:rPr>
          <w:rFonts w:ascii="Times New Roman" w:eastAsiaTheme="minorHAnsi" w:hAnsi="Times New Roman"/>
          <w:color w:val="000000" w:themeColor="text1"/>
          <w:sz w:val="24"/>
          <w:szCs w:val="24"/>
        </w:rPr>
        <w:t xml:space="preserve"> Products, Third Party Software (as defined below), and </w:t>
      </w:r>
      <w:r w:rsidR="009A0BD2">
        <w:rPr>
          <w:rFonts w:ascii="Times New Roman" w:eastAsiaTheme="minorHAnsi" w:hAnsi="Times New Roman"/>
          <w:color w:val="000000" w:themeColor="text1"/>
          <w:sz w:val="24"/>
          <w:szCs w:val="24"/>
        </w:rPr>
        <w:t>Vendor</w:t>
      </w:r>
      <w:r w:rsidRPr="00430D9B">
        <w:rPr>
          <w:rFonts w:ascii="Times New Roman" w:eastAsiaTheme="minorHAnsi" w:hAnsi="Times New Roman"/>
          <w:color w:val="000000" w:themeColor="text1"/>
          <w:sz w:val="24"/>
          <w:szCs w:val="24"/>
        </w:rPr>
        <w:t xml:space="preserve"> supplied network components will be provided, installed, or validated (as applicable under </w:t>
      </w:r>
      <w:r w:rsidR="000B720D">
        <w:rPr>
          <w:rFonts w:ascii="Times New Roman" w:eastAsiaTheme="minorHAnsi" w:hAnsi="Times New Roman"/>
          <w:color w:val="000000" w:themeColor="text1"/>
          <w:sz w:val="24"/>
          <w:szCs w:val="24"/>
        </w:rPr>
        <w:t>Terms of Engagement</w:t>
      </w:r>
      <w:r w:rsidRPr="00430D9B">
        <w:rPr>
          <w:rFonts w:ascii="Times New Roman" w:eastAsiaTheme="minorHAnsi" w:hAnsi="Times New Roman"/>
          <w:color w:val="000000" w:themeColor="text1"/>
          <w:sz w:val="24"/>
          <w:szCs w:val="24"/>
        </w:rPr>
        <w:t>) within thirty (30) days of the date of release.</w:t>
      </w:r>
    </w:p>
    <w:p w14:paraId="030707F4" w14:textId="0348C799" w:rsidR="00430D9B" w:rsidRPr="00430D9B" w:rsidRDefault="00430D9B" w:rsidP="008C2AFC">
      <w:pPr>
        <w:pStyle w:val="ListParagraph"/>
        <w:numPr>
          <w:ilvl w:val="1"/>
          <w:numId w:val="1"/>
        </w:numPr>
        <w:jc w:val="both"/>
        <w:rPr>
          <w:rFonts w:ascii="Times New Roman" w:eastAsiaTheme="minorHAnsi" w:hAnsi="Times New Roman"/>
          <w:color w:val="000000" w:themeColor="text1"/>
          <w:sz w:val="24"/>
          <w:szCs w:val="24"/>
        </w:rPr>
      </w:pPr>
      <w:r w:rsidRPr="00430D9B">
        <w:rPr>
          <w:rFonts w:ascii="Times New Roman" w:eastAsiaTheme="minorHAnsi" w:hAnsi="Times New Roman"/>
          <w:color w:val="000000" w:themeColor="text1"/>
          <w:sz w:val="24"/>
          <w:szCs w:val="24"/>
        </w:rPr>
        <w:t xml:space="preserve">Third Party Software.  Due to concerns with potential security vulnerabilities, patching, and licensing of Third Party Software; for the term of </w:t>
      </w:r>
      <w:r w:rsidR="000B720D">
        <w:rPr>
          <w:rFonts w:ascii="Times New Roman" w:eastAsiaTheme="minorHAnsi" w:hAnsi="Times New Roman"/>
          <w:color w:val="000000" w:themeColor="text1"/>
          <w:sz w:val="24"/>
          <w:szCs w:val="24"/>
        </w:rPr>
        <w:t>Terms of Engagement</w:t>
      </w:r>
      <w:r w:rsidRPr="00430D9B">
        <w:rPr>
          <w:rFonts w:ascii="Times New Roman" w:eastAsiaTheme="minorHAnsi" w:hAnsi="Times New Roman"/>
          <w:color w:val="000000" w:themeColor="text1"/>
          <w:sz w:val="24"/>
          <w:szCs w:val="24"/>
        </w:rPr>
        <w:t xml:space="preserve">, including any extensions thereto, and at no additional cost to Client, </w:t>
      </w:r>
      <w:commentRangeStart w:id="6"/>
      <w:r w:rsidR="005C4093">
        <w:rPr>
          <w:rFonts w:ascii="Times New Roman" w:eastAsiaTheme="minorHAnsi" w:hAnsi="Times New Roman"/>
          <w:color w:val="000000" w:themeColor="text1"/>
          <w:sz w:val="24"/>
          <w:szCs w:val="24"/>
        </w:rPr>
        <w:t>Vendor</w:t>
      </w:r>
      <w:r w:rsidRPr="00430D9B">
        <w:rPr>
          <w:rFonts w:ascii="Times New Roman" w:eastAsiaTheme="minorHAnsi" w:hAnsi="Times New Roman"/>
          <w:color w:val="000000" w:themeColor="text1"/>
          <w:sz w:val="24"/>
          <w:szCs w:val="24"/>
        </w:rPr>
        <w:t xml:space="preserve"> represents and warrants that </w:t>
      </w:r>
      <w:r w:rsidR="005C4093">
        <w:rPr>
          <w:rFonts w:ascii="Times New Roman" w:eastAsiaTheme="minorHAnsi" w:hAnsi="Times New Roman"/>
          <w:color w:val="000000" w:themeColor="text1"/>
          <w:sz w:val="24"/>
          <w:szCs w:val="24"/>
        </w:rPr>
        <w:t>Vendor</w:t>
      </w:r>
      <w:r w:rsidRPr="00430D9B">
        <w:rPr>
          <w:rFonts w:ascii="Times New Roman" w:eastAsiaTheme="minorHAnsi" w:hAnsi="Times New Roman"/>
          <w:color w:val="000000" w:themeColor="text1"/>
          <w:sz w:val="24"/>
          <w:szCs w:val="24"/>
        </w:rPr>
        <w:t xml:space="preserve"> Products shall remain operable on</w:t>
      </w:r>
      <w:ins w:id="7" w:author="Brian Bishop" w:date="2020-05-11T17:00:00Z">
        <w:r w:rsidR="00BB5509">
          <w:rPr>
            <w:rFonts w:ascii="Times New Roman" w:eastAsiaTheme="minorHAnsi" w:hAnsi="Times New Roman"/>
            <w:color w:val="000000" w:themeColor="text1"/>
            <w:sz w:val="24"/>
            <w:szCs w:val="24"/>
          </w:rPr>
          <w:t xml:space="preserve"> the then</w:t>
        </w:r>
      </w:ins>
      <w:r w:rsidRPr="00430D9B">
        <w:rPr>
          <w:rFonts w:ascii="Times New Roman" w:eastAsiaTheme="minorHAnsi" w:hAnsi="Times New Roman"/>
          <w:color w:val="000000" w:themeColor="text1"/>
          <w:sz w:val="24"/>
          <w:szCs w:val="24"/>
        </w:rPr>
        <w:t xml:space="preserve"> current and supported Third Party Software. </w:t>
      </w:r>
      <w:commentRangeEnd w:id="6"/>
      <w:r w:rsidR="00BB5509">
        <w:rPr>
          <w:rStyle w:val="CommentReference"/>
        </w:rPr>
        <w:commentReference w:id="6"/>
      </w:r>
      <w:r w:rsidRPr="00430D9B">
        <w:rPr>
          <w:rFonts w:ascii="Times New Roman" w:eastAsiaTheme="minorHAnsi" w:hAnsi="Times New Roman"/>
          <w:color w:val="000000" w:themeColor="text1"/>
          <w:sz w:val="24"/>
          <w:szCs w:val="24"/>
        </w:rPr>
        <w:t xml:space="preserve"> “Third Party Software” shall include software licensed or developed by a third party(</w:t>
      </w:r>
      <w:proofErr w:type="spellStart"/>
      <w:r w:rsidRPr="00430D9B">
        <w:rPr>
          <w:rFonts w:ascii="Times New Roman" w:eastAsiaTheme="minorHAnsi" w:hAnsi="Times New Roman"/>
          <w:color w:val="000000" w:themeColor="text1"/>
          <w:sz w:val="24"/>
          <w:szCs w:val="24"/>
        </w:rPr>
        <w:t>ies</w:t>
      </w:r>
      <w:proofErr w:type="spellEnd"/>
      <w:r w:rsidRPr="00430D9B">
        <w:rPr>
          <w:rFonts w:ascii="Times New Roman" w:eastAsiaTheme="minorHAnsi" w:hAnsi="Times New Roman"/>
          <w:color w:val="000000" w:themeColor="text1"/>
          <w:sz w:val="24"/>
          <w:szCs w:val="24"/>
        </w:rPr>
        <w:t xml:space="preserve">) which is incorporated into </w:t>
      </w:r>
      <w:r w:rsidR="005C4093">
        <w:rPr>
          <w:rFonts w:ascii="Times New Roman" w:eastAsiaTheme="minorHAnsi" w:hAnsi="Times New Roman"/>
          <w:color w:val="000000" w:themeColor="text1"/>
          <w:sz w:val="24"/>
          <w:szCs w:val="24"/>
        </w:rPr>
        <w:t>Vendor</w:t>
      </w:r>
      <w:r w:rsidRPr="00430D9B">
        <w:rPr>
          <w:rFonts w:ascii="Times New Roman" w:eastAsiaTheme="minorHAnsi" w:hAnsi="Times New Roman"/>
          <w:color w:val="000000" w:themeColor="text1"/>
          <w:sz w:val="24"/>
          <w:szCs w:val="24"/>
        </w:rPr>
        <w:t xml:space="preserve"> Product and which </w:t>
      </w:r>
      <w:r w:rsidR="005C4093">
        <w:rPr>
          <w:rFonts w:ascii="Times New Roman" w:eastAsiaTheme="minorHAnsi" w:hAnsi="Times New Roman"/>
          <w:color w:val="000000" w:themeColor="text1"/>
          <w:sz w:val="24"/>
          <w:szCs w:val="24"/>
        </w:rPr>
        <w:t>Vendor</w:t>
      </w:r>
      <w:r w:rsidRPr="00430D9B">
        <w:rPr>
          <w:rFonts w:ascii="Times New Roman" w:eastAsiaTheme="minorHAnsi" w:hAnsi="Times New Roman"/>
          <w:color w:val="000000" w:themeColor="text1"/>
          <w:sz w:val="24"/>
          <w:szCs w:val="24"/>
        </w:rPr>
        <w:t xml:space="preserve">’s software relies upon for its operation (i.e. operating system, middleware, open source software). </w:t>
      </w:r>
    </w:p>
    <w:p w14:paraId="3FC8DCC1" w14:textId="710EA64A" w:rsidR="00430D9B" w:rsidRPr="00430D9B" w:rsidRDefault="00430D9B" w:rsidP="00430D9B">
      <w:pPr>
        <w:pStyle w:val="PlainText"/>
        <w:numPr>
          <w:ilvl w:val="1"/>
          <w:numId w:val="1"/>
        </w:numPr>
        <w:spacing w:before="120" w:after="120"/>
        <w:jc w:val="both"/>
        <w:rPr>
          <w:rFonts w:ascii="Times New Roman" w:hAnsi="Times New Roman"/>
          <w:color w:val="000000" w:themeColor="text1"/>
          <w:sz w:val="24"/>
          <w:szCs w:val="24"/>
        </w:rPr>
      </w:pPr>
      <w:r w:rsidRPr="00430D9B">
        <w:rPr>
          <w:rFonts w:ascii="Times New Roman" w:hAnsi="Times New Roman"/>
          <w:color w:val="000000" w:themeColor="text1"/>
          <w:sz w:val="24"/>
          <w:szCs w:val="24"/>
        </w:rPr>
        <w:t xml:space="preserve">Product Logging. </w:t>
      </w:r>
      <w:r w:rsidR="005C4093">
        <w:rPr>
          <w:rFonts w:ascii="Times New Roman" w:hAnsi="Times New Roman"/>
          <w:color w:val="000000" w:themeColor="text1"/>
          <w:sz w:val="24"/>
          <w:szCs w:val="24"/>
        </w:rPr>
        <w:t xml:space="preserve">Vendor </w:t>
      </w:r>
      <w:r w:rsidRPr="00430D9B">
        <w:rPr>
          <w:rFonts w:ascii="Times New Roman" w:hAnsi="Times New Roman"/>
          <w:color w:val="000000" w:themeColor="text1"/>
          <w:sz w:val="24"/>
          <w:szCs w:val="24"/>
        </w:rPr>
        <w:t xml:space="preserve">represents and warrants that all </w:t>
      </w:r>
      <w:r w:rsidR="005C4093">
        <w:rPr>
          <w:rFonts w:ascii="Times New Roman" w:hAnsi="Times New Roman"/>
          <w:color w:val="000000" w:themeColor="text1"/>
          <w:sz w:val="24"/>
          <w:szCs w:val="24"/>
        </w:rPr>
        <w:t>Vendor</w:t>
      </w:r>
      <w:r w:rsidRPr="00430D9B">
        <w:rPr>
          <w:rFonts w:ascii="Times New Roman" w:hAnsi="Times New Roman"/>
          <w:color w:val="000000" w:themeColor="text1"/>
          <w:sz w:val="24"/>
          <w:szCs w:val="24"/>
        </w:rPr>
        <w:t xml:space="preserve"> </w:t>
      </w:r>
      <w:r w:rsidR="005C4093">
        <w:rPr>
          <w:rFonts w:ascii="Times New Roman" w:hAnsi="Times New Roman"/>
          <w:color w:val="000000" w:themeColor="text1"/>
          <w:sz w:val="24"/>
          <w:szCs w:val="24"/>
        </w:rPr>
        <w:t>p</w:t>
      </w:r>
      <w:r>
        <w:rPr>
          <w:rFonts w:ascii="Times New Roman" w:hAnsi="Times New Roman"/>
          <w:color w:val="000000" w:themeColor="text1"/>
          <w:sz w:val="24"/>
          <w:szCs w:val="24"/>
        </w:rPr>
        <w:t>roducts or services</w:t>
      </w:r>
      <w:r w:rsidRPr="00430D9B">
        <w:rPr>
          <w:rFonts w:ascii="Times New Roman" w:hAnsi="Times New Roman"/>
          <w:color w:val="000000" w:themeColor="text1"/>
          <w:sz w:val="24"/>
          <w:szCs w:val="24"/>
        </w:rPr>
        <w:t xml:space="preserve"> supplied to Client have the capability to produce system and security logs in a standard exportable format, and that such logs are exportable in near real time.</w:t>
      </w:r>
    </w:p>
    <w:p w14:paraId="17C9AC0A" w14:textId="6EAD3635" w:rsidR="00430D9B" w:rsidRPr="00430D9B" w:rsidRDefault="00430D9B" w:rsidP="00430D9B">
      <w:pPr>
        <w:pStyle w:val="PlainText"/>
        <w:numPr>
          <w:ilvl w:val="1"/>
          <w:numId w:val="1"/>
        </w:numPr>
        <w:spacing w:before="120" w:after="120"/>
        <w:jc w:val="both"/>
        <w:rPr>
          <w:rFonts w:ascii="Times New Roman" w:hAnsi="Times New Roman"/>
          <w:color w:val="000000" w:themeColor="text1"/>
          <w:sz w:val="24"/>
          <w:szCs w:val="24"/>
        </w:rPr>
      </w:pPr>
      <w:r w:rsidRPr="00430D9B">
        <w:rPr>
          <w:rFonts w:ascii="Times New Roman" w:hAnsi="Times New Roman"/>
          <w:color w:val="000000" w:themeColor="text1"/>
          <w:sz w:val="24"/>
          <w:szCs w:val="24"/>
        </w:rPr>
        <w:t xml:space="preserve">Client’s Right to Conduct Vulnerability Assessments.  At Client’s discretion and on a reasonable basis, Client personnel (or a tester selected solely by Client) may perform vulnerability assessments to test for Security Vulnerabilities (as defined below) in </w:t>
      </w:r>
      <w:r w:rsidR="005C4093">
        <w:rPr>
          <w:rFonts w:ascii="Times New Roman" w:hAnsi="Times New Roman"/>
          <w:color w:val="000000" w:themeColor="text1"/>
          <w:sz w:val="24"/>
          <w:szCs w:val="24"/>
        </w:rPr>
        <w:t>Vendor</w:t>
      </w:r>
      <w:r w:rsidRPr="00430D9B">
        <w:rPr>
          <w:rFonts w:ascii="Times New Roman" w:hAnsi="Times New Roman"/>
          <w:color w:val="000000" w:themeColor="text1"/>
          <w:sz w:val="24"/>
          <w:szCs w:val="24"/>
        </w:rPr>
        <w:t xml:space="preserve"> Products.  Assessments may include both “Automated Vulnerability Scans” as well as “Penetration Testing.”  </w:t>
      </w:r>
      <w:commentRangeStart w:id="8"/>
      <w:del w:id="9" w:author="Brian Bishop" w:date="2020-05-11T17:07:00Z">
        <w:r w:rsidR="005C4093" w:rsidDel="00BB5509">
          <w:rPr>
            <w:rFonts w:ascii="Times New Roman" w:hAnsi="Times New Roman"/>
            <w:color w:val="000000" w:themeColor="text1"/>
            <w:sz w:val="24"/>
            <w:szCs w:val="24"/>
          </w:rPr>
          <w:delText>Vendor</w:delText>
        </w:r>
        <w:r w:rsidRPr="00430D9B" w:rsidDel="00BB5509">
          <w:rPr>
            <w:rFonts w:ascii="Times New Roman" w:hAnsi="Times New Roman"/>
            <w:color w:val="000000" w:themeColor="text1"/>
            <w:sz w:val="24"/>
            <w:szCs w:val="24"/>
          </w:rPr>
          <w:delText xml:space="preserve"> expressly agrees that Client may take any and all actions that it, in its sole discretion, deems necessary to address, mitigate and/or rectify any Security Vulnerability, and that no such action shall impact, limit, reduce or negate any </w:delText>
        </w:r>
        <w:r w:rsidR="005C4093" w:rsidDel="00BB5509">
          <w:rPr>
            <w:rFonts w:ascii="Times New Roman" w:hAnsi="Times New Roman"/>
            <w:color w:val="000000" w:themeColor="text1"/>
            <w:sz w:val="24"/>
            <w:szCs w:val="24"/>
          </w:rPr>
          <w:delText>Vendor</w:delText>
        </w:r>
        <w:r w:rsidRPr="00430D9B" w:rsidDel="00BB5509">
          <w:rPr>
            <w:rFonts w:ascii="Times New Roman" w:hAnsi="Times New Roman"/>
            <w:color w:val="000000" w:themeColor="text1"/>
            <w:sz w:val="24"/>
            <w:szCs w:val="24"/>
          </w:rPr>
          <w:delText xml:space="preserve"> Product warranties or any of Client’s or </w:delText>
        </w:r>
        <w:r w:rsidR="005C4093" w:rsidDel="00BB5509">
          <w:rPr>
            <w:rFonts w:ascii="Times New Roman" w:hAnsi="Times New Roman"/>
            <w:color w:val="000000" w:themeColor="text1"/>
            <w:sz w:val="24"/>
            <w:szCs w:val="24"/>
          </w:rPr>
          <w:delText>Vendor</w:delText>
        </w:r>
        <w:r w:rsidRPr="00430D9B" w:rsidDel="00BB5509">
          <w:rPr>
            <w:rFonts w:ascii="Times New Roman" w:hAnsi="Times New Roman"/>
            <w:color w:val="000000" w:themeColor="text1"/>
            <w:sz w:val="24"/>
            <w:szCs w:val="24"/>
          </w:rPr>
          <w:delText xml:space="preserve">’s obligations hereunder.  </w:delText>
        </w:r>
      </w:del>
      <w:commentRangeEnd w:id="8"/>
      <w:r w:rsidR="00BB5509">
        <w:rPr>
          <w:rStyle w:val="CommentReference"/>
          <w:rFonts w:eastAsia="Calibri"/>
        </w:rPr>
        <w:commentReference w:id="8"/>
      </w:r>
    </w:p>
    <w:p w14:paraId="2ED9B089" w14:textId="77777777" w:rsidR="00003B2D" w:rsidRPr="00D26415" w:rsidRDefault="002A0463" w:rsidP="00D26415">
      <w:pPr>
        <w:pStyle w:val="PlainText"/>
        <w:numPr>
          <w:ilvl w:val="1"/>
          <w:numId w:val="1"/>
        </w:numPr>
        <w:spacing w:before="120" w:after="12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Users and passwords.</w:t>
      </w:r>
    </w:p>
    <w:p w14:paraId="70563462" w14:textId="282F1A5A" w:rsidR="00003B2D" w:rsidRPr="00D26415" w:rsidRDefault="002A0463" w:rsidP="00D26415">
      <w:pPr>
        <w:pStyle w:val="PlainText"/>
        <w:numPr>
          <w:ilvl w:val="2"/>
          <w:numId w:val="1"/>
        </w:numPr>
        <w:spacing w:before="120" w:after="12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 xml:space="preserve">Revoking </w:t>
      </w:r>
      <w:r w:rsidR="005C4093">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Personnel Access. </w:t>
      </w:r>
      <w:r w:rsidR="005C4093">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shall immediately revoke access or</w:t>
      </w:r>
      <w:r w:rsidR="00D861F0" w:rsidRPr="00D26415">
        <w:rPr>
          <w:rFonts w:ascii="Times New Roman" w:hAnsi="Times New Roman"/>
          <w:color w:val="000000" w:themeColor="text1"/>
          <w:sz w:val="24"/>
          <w:szCs w:val="24"/>
        </w:rPr>
        <w:t>,</w:t>
      </w:r>
      <w:r w:rsidRPr="00D26415">
        <w:rPr>
          <w:rFonts w:ascii="Times New Roman" w:hAnsi="Times New Roman"/>
          <w:color w:val="000000" w:themeColor="text1"/>
          <w:sz w:val="24"/>
          <w:szCs w:val="24"/>
        </w:rPr>
        <w:t xml:space="preserve"> </w:t>
      </w:r>
      <w:r w:rsidR="00D861F0" w:rsidRPr="00D26415">
        <w:rPr>
          <w:rFonts w:ascii="Times New Roman" w:hAnsi="Times New Roman"/>
          <w:color w:val="000000" w:themeColor="text1"/>
          <w:sz w:val="24"/>
          <w:szCs w:val="24"/>
        </w:rPr>
        <w:t xml:space="preserve">where appropriate, </w:t>
      </w:r>
      <w:r w:rsidRPr="00D26415">
        <w:rPr>
          <w:rFonts w:ascii="Times New Roman" w:hAnsi="Times New Roman"/>
          <w:color w:val="000000" w:themeColor="text1"/>
          <w:sz w:val="24"/>
          <w:szCs w:val="24"/>
        </w:rPr>
        <w:t>inform Client so</w:t>
      </w:r>
      <w:r w:rsidR="00962B02" w:rsidRPr="00D26415">
        <w:rPr>
          <w:rFonts w:ascii="Times New Roman" w:hAnsi="Times New Roman"/>
          <w:color w:val="000000" w:themeColor="text1"/>
          <w:sz w:val="24"/>
          <w:szCs w:val="24"/>
        </w:rPr>
        <w:t xml:space="preserve"> that Client can revoke access </w:t>
      </w:r>
      <w:r w:rsidRPr="00D26415">
        <w:rPr>
          <w:rFonts w:ascii="Times New Roman" w:hAnsi="Times New Roman"/>
          <w:color w:val="000000" w:themeColor="text1"/>
          <w:sz w:val="24"/>
          <w:szCs w:val="24"/>
        </w:rPr>
        <w:t xml:space="preserve">when </w:t>
      </w:r>
      <w:r w:rsidR="005C4093">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’s personnel or contractors no longer require access to </w:t>
      </w:r>
      <w:r w:rsidR="005C4093">
        <w:rPr>
          <w:rFonts w:ascii="Times New Roman" w:hAnsi="Times New Roman"/>
          <w:color w:val="000000" w:themeColor="text1"/>
          <w:sz w:val="24"/>
          <w:szCs w:val="24"/>
        </w:rPr>
        <w:t>Vendor</w:t>
      </w:r>
      <w:r w:rsidR="00165AC6" w:rsidRPr="00D26415">
        <w:rPr>
          <w:rFonts w:ascii="Times New Roman" w:hAnsi="Times New Roman"/>
          <w:color w:val="000000" w:themeColor="text1"/>
          <w:sz w:val="24"/>
          <w:szCs w:val="24"/>
        </w:rPr>
        <w:t xml:space="preserve"> Products or</w:t>
      </w:r>
      <w:r w:rsidRPr="00D26415">
        <w:rPr>
          <w:rFonts w:ascii="Times New Roman" w:hAnsi="Times New Roman"/>
          <w:color w:val="000000" w:themeColor="text1"/>
          <w:sz w:val="24"/>
          <w:szCs w:val="24"/>
        </w:rPr>
        <w:t xml:space="preserve"> Client </w:t>
      </w:r>
      <w:r w:rsidR="00B55474" w:rsidRPr="00D26415">
        <w:rPr>
          <w:rFonts w:ascii="Times New Roman" w:hAnsi="Times New Roman"/>
          <w:color w:val="000000" w:themeColor="text1"/>
          <w:sz w:val="24"/>
          <w:szCs w:val="24"/>
        </w:rPr>
        <w:t>Data</w:t>
      </w:r>
      <w:r w:rsidRPr="00D26415">
        <w:rPr>
          <w:rFonts w:ascii="Times New Roman" w:hAnsi="Times New Roman"/>
          <w:color w:val="000000" w:themeColor="text1"/>
          <w:sz w:val="24"/>
          <w:szCs w:val="24"/>
        </w:rPr>
        <w:t>.</w:t>
      </w:r>
    </w:p>
    <w:p w14:paraId="362491C8" w14:textId="021A7CA2" w:rsidR="00967BDC" w:rsidRPr="00D26415" w:rsidRDefault="002A0463" w:rsidP="00D26415">
      <w:pPr>
        <w:pStyle w:val="PlainText"/>
        <w:numPr>
          <w:ilvl w:val="2"/>
          <w:numId w:val="1"/>
        </w:numPr>
        <w:spacing w:before="120" w:after="12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 xml:space="preserve">Default Passwords. </w:t>
      </w:r>
      <w:r w:rsidR="005C4093">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agrees that all default passwords used by </w:t>
      </w:r>
      <w:r w:rsidR="005C4093">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for purposes of performance of any services under </w:t>
      </w:r>
      <w:r w:rsidR="000B720D">
        <w:rPr>
          <w:rFonts w:ascii="Times New Roman" w:hAnsi="Times New Roman"/>
          <w:color w:val="000000" w:themeColor="text1"/>
          <w:sz w:val="24"/>
          <w:szCs w:val="24"/>
        </w:rPr>
        <w:t>the Terms of Engagement</w:t>
      </w:r>
      <w:r w:rsidRPr="00D26415">
        <w:rPr>
          <w:rFonts w:ascii="Times New Roman" w:hAnsi="Times New Roman"/>
          <w:color w:val="000000" w:themeColor="text1"/>
          <w:sz w:val="24"/>
          <w:szCs w:val="24"/>
        </w:rPr>
        <w:t xml:space="preserve"> will be changed to passwords that are unique to Client. </w:t>
      </w:r>
      <w:r w:rsidR="005C4093">
        <w:rPr>
          <w:rFonts w:ascii="Times New Roman" w:hAnsi="Times New Roman"/>
          <w:color w:val="000000" w:themeColor="text1"/>
          <w:sz w:val="24"/>
          <w:szCs w:val="24"/>
        </w:rPr>
        <w:t>Vendor</w:t>
      </w:r>
      <w:r w:rsidR="00A336C3" w:rsidRPr="00D26415">
        <w:rPr>
          <w:rFonts w:ascii="Times New Roman" w:hAnsi="Times New Roman"/>
          <w:color w:val="000000" w:themeColor="text1"/>
          <w:sz w:val="24"/>
          <w:szCs w:val="24"/>
        </w:rPr>
        <w:t xml:space="preserve"> </w:t>
      </w:r>
      <w:r w:rsidRPr="00D26415">
        <w:rPr>
          <w:rFonts w:ascii="Times New Roman" w:hAnsi="Times New Roman"/>
          <w:color w:val="000000" w:themeColor="text1"/>
          <w:sz w:val="24"/>
          <w:szCs w:val="24"/>
        </w:rPr>
        <w:t xml:space="preserve">agrees that it </w:t>
      </w:r>
      <w:r w:rsidR="00962B02" w:rsidRPr="00D26415">
        <w:rPr>
          <w:rFonts w:ascii="Times New Roman" w:hAnsi="Times New Roman"/>
          <w:color w:val="000000" w:themeColor="text1"/>
          <w:sz w:val="24"/>
          <w:szCs w:val="24"/>
        </w:rPr>
        <w:t xml:space="preserve">will </w:t>
      </w:r>
      <w:r w:rsidRPr="00D26415">
        <w:rPr>
          <w:rFonts w:ascii="Times New Roman" w:hAnsi="Times New Roman"/>
          <w:color w:val="000000" w:themeColor="text1"/>
          <w:sz w:val="24"/>
          <w:szCs w:val="24"/>
        </w:rPr>
        <w:t xml:space="preserve">inform Client of the presence of all default accounts and credentials that are a part of </w:t>
      </w:r>
      <w:r w:rsidR="005C4093">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Products.  </w:t>
      </w:r>
      <w:r w:rsidR="005C4093">
        <w:rPr>
          <w:rFonts w:ascii="Times New Roman" w:hAnsi="Times New Roman"/>
          <w:color w:val="000000" w:themeColor="text1"/>
          <w:sz w:val="24"/>
          <w:szCs w:val="24"/>
        </w:rPr>
        <w:t xml:space="preserve">Vendor </w:t>
      </w:r>
      <w:r w:rsidRPr="00D26415">
        <w:rPr>
          <w:rFonts w:ascii="Times New Roman" w:hAnsi="Times New Roman"/>
          <w:color w:val="000000" w:themeColor="text1"/>
          <w:sz w:val="24"/>
          <w:szCs w:val="24"/>
        </w:rPr>
        <w:t>Products will not contain any hardcoded passwords within code, clients, configuration files or any other system components.</w:t>
      </w:r>
    </w:p>
    <w:p w14:paraId="33F97B00" w14:textId="72D64E1D" w:rsidR="00967BDC" w:rsidRPr="00D26415" w:rsidRDefault="002A0463" w:rsidP="00D26415">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sidRPr="00E81C98">
        <w:rPr>
          <w:rFonts w:ascii="Times New Roman" w:eastAsiaTheme="minorHAnsi" w:hAnsi="Times New Roman"/>
          <w:color w:val="000000" w:themeColor="text1"/>
          <w:sz w:val="24"/>
        </w:rPr>
        <w:t xml:space="preserve">Remote Support. </w:t>
      </w:r>
      <w:r w:rsidR="005C4F42" w:rsidRPr="00D26415">
        <w:rPr>
          <w:rFonts w:ascii="Times New Roman" w:hAnsi="Times New Roman"/>
          <w:color w:val="000000" w:themeColor="text1"/>
          <w:sz w:val="24"/>
          <w:szCs w:val="24"/>
        </w:rPr>
        <w:t xml:space="preserve">If remote support will be provided under </w:t>
      </w:r>
      <w:r w:rsidR="000B720D">
        <w:rPr>
          <w:rFonts w:ascii="Times New Roman" w:hAnsi="Times New Roman"/>
          <w:color w:val="000000" w:themeColor="text1"/>
          <w:sz w:val="24"/>
          <w:szCs w:val="24"/>
        </w:rPr>
        <w:t>Terms of Engagement</w:t>
      </w:r>
      <w:r w:rsidRPr="00D26415">
        <w:rPr>
          <w:rFonts w:ascii="Times New Roman" w:hAnsi="Times New Roman"/>
          <w:color w:val="000000" w:themeColor="text1"/>
          <w:sz w:val="24"/>
          <w:szCs w:val="24"/>
        </w:rPr>
        <w:t xml:space="preserve">, </w:t>
      </w:r>
      <w:r w:rsidR="005C4093">
        <w:rPr>
          <w:rFonts w:ascii="Times New Roman" w:hAnsi="Times New Roman"/>
          <w:color w:val="000000" w:themeColor="text1"/>
          <w:sz w:val="24"/>
          <w:szCs w:val="24"/>
        </w:rPr>
        <w:t xml:space="preserve">Vendor </w:t>
      </w:r>
      <w:r w:rsidRPr="00D26415">
        <w:rPr>
          <w:rFonts w:ascii="Times New Roman" w:hAnsi="Times New Roman"/>
          <w:color w:val="000000" w:themeColor="text1"/>
          <w:sz w:val="24"/>
          <w:szCs w:val="24"/>
        </w:rPr>
        <w:t>shall provide remote support via a secure connection method that includes</w:t>
      </w:r>
      <w:r w:rsidR="00905C2A" w:rsidRPr="00D26415">
        <w:rPr>
          <w:rFonts w:ascii="Times New Roman" w:hAnsi="Times New Roman"/>
          <w:color w:val="000000" w:themeColor="text1"/>
          <w:sz w:val="24"/>
          <w:szCs w:val="24"/>
        </w:rPr>
        <w:t xml:space="preserve"> generally recognized</w:t>
      </w:r>
      <w:r w:rsidRPr="00D26415">
        <w:rPr>
          <w:rFonts w:ascii="Times New Roman" w:hAnsi="Times New Roman"/>
          <w:color w:val="000000" w:themeColor="text1"/>
          <w:sz w:val="24"/>
          <w:szCs w:val="24"/>
        </w:rPr>
        <w:t xml:space="preserve"> industry standard data in transit encryption, individual user accounts, multifactor authentication, Client-monitored sessions, detailed audit logs, and which is limite</w:t>
      </w:r>
      <w:r w:rsidR="006F7C0E" w:rsidRPr="00D26415">
        <w:rPr>
          <w:rFonts w:ascii="Times New Roman" w:hAnsi="Times New Roman"/>
          <w:color w:val="000000" w:themeColor="text1"/>
          <w:sz w:val="24"/>
          <w:szCs w:val="24"/>
        </w:rPr>
        <w:t>d to certain authorized persons</w:t>
      </w:r>
      <w:r w:rsidRPr="00D26415">
        <w:rPr>
          <w:rFonts w:ascii="Times New Roman" w:hAnsi="Times New Roman"/>
          <w:color w:val="000000" w:themeColor="text1"/>
          <w:sz w:val="24"/>
          <w:szCs w:val="24"/>
        </w:rPr>
        <w:t xml:space="preserve"> on an as needed basis.  If applicable, </w:t>
      </w:r>
      <w:r w:rsidR="005C4093">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shall provide such audit logs to Client as reasonably requested.</w:t>
      </w:r>
    </w:p>
    <w:p w14:paraId="04F08492" w14:textId="5065C771" w:rsidR="00962B02" w:rsidRPr="00D26415" w:rsidRDefault="005C4093" w:rsidP="00D26415">
      <w:pPr>
        <w:pStyle w:val="PlainText"/>
        <w:numPr>
          <w:ilvl w:val="1"/>
          <w:numId w:val="1"/>
        </w:numPr>
        <w:spacing w:before="120" w:after="120"/>
        <w:jc w:val="both"/>
        <w:rPr>
          <w:rFonts w:ascii="Times New Roman" w:hAnsi="Times New Roman"/>
          <w:color w:val="000000" w:themeColor="text1"/>
          <w:sz w:val="24"/>
          <w:szCs w:val="24"/>
        </w:rPr>
      </w:pPr>
      <w:r>
        <w:rPr>
          <w:rFonts w:ascii="Times New Roman" w:hAnsi="Times New Roman"/>
          <w:color w:val="000000" w:themeColor="text1"/>
          <w:sz w:val="24"/>
          <w:szCs w:val="24"/>
        </w:rPr>
        <w:t>Vendor</w:t>
      </w:r>
      <w:r w:rsidR="00962B02" w:rsidRPr="00D26415">
        <w:rPr>
          <w:rFonts w:ascii="Times New Roman" w:hAnsi="Times New Roman"/>
          <w:color w:val="000000" w:themeColor="text1"/>
          <w:sz w:val="24"/>
          <w:szCs w:val="24"/>
        </w:rPr>
        <w:t xml:space="preserve"> Product Security Vulnerability Disclosure.  In the event </w:t>
      </w:r>
      <w:r>
        <w:rPr>
          <w:rFonts w:ascii="Times New Roman" w:hAnsi="Times New Roman"/>
          <w:color w:val="000000" w:themeColor="text1"/>
          <w:sz w:val="24"/>
          <w:szCs w:val="24"/>
        </w:rPr>
        <w:t xml:space="preserve">Vendor </w:t>
      </w:r>
      <w:r w:rsidR="00962B02" w:rsidRPr="00D26415">
        <w:rPr>
          <w:rFonts w:ascii="Times New Roman" w:hAnsi="Times New Roman"/>
          <w:color w:val="000000" w:themeColor="text1"/>
          <w:sz w:val="24"/>
          <w:szCs w:val="24"/>
        </w:rPr>
        <w:t xml:space="preserve">identifies or validates the existence of a real or potential Security Vulnerability, via an internal vulnerability assessment, third party notification, or otherwise, consistent with Section VI - Security Incident and Breach Notification, </w:t>
      </w:r>
      <w:r>
        <w:rPr>
          <w:rFonts w:ascii="Times New Roman" w:hAnsi="Times New Roman"/>
          <w:color w:val="000000" w:themeColor="text1"/>
          <w:sz w:val="24"/>
          <w:szCs w:val="24"/>
        </w:rPr>
        <w:t>Vendor</w:t>
      </w:r>
      <w:r w:rsidR="00962B02" w:rsidRPr="00D26415">
        <w:rPr>
          <w:rFonts w:ascii="Times New Roman" w:hAnsi="Times New Roman"/>
          <w:color w:val="000000" w:themeColor="text1"/>
          <w:sz w:val="24"/>
          <w:szCs w:val="24"/>
        </w:rPr>
        <w:t xml:space="preserve"> shall provide prompt </w:t>
      </w:r>
      <w:r w:rsidR="000E7716">
        <w:rPr>
          <w:rFonts w:ascii="Times New Roman" w:hAnsi="Times New Roman"/>
          <w:color w:val="000000" w:themeColor="text1"/>
          <w:sz w:val="24"/>
          <w:szCs w:val="24"/>
        </w:rPr>
        <w:t xml:space="preserve">written </w:t>
      </w:r>
      <w:r w:rsidR="00962B02" w:rsidRPr="00D26415">
        <w:rPr>
          <w:rFonts w:ascii="Times New Roman" w:hAnsi="Times New Roman"/>
          <w:color w:val="000000" w:themeColor="text1"/>
          <w:sz w:val="24"/>
          <w:szCs w:val="24"/>
        </w:rPr>
        <w:t xml:space="preserve">notification </w:t>
      </w:r>
      <w:r w:rsidR="000E7716">
        <w:rPr>
          <w:rFonts w:ascii="Times New Roman" w:hAnsi="Times New Roman"/>
          <w:color w:val="000000" w:themeColor="text1"/>
          <w:sz w:val="24"/>
          <w:szCs w:val="24"/>
        </w:rPr>
        <w:t>to Client</w:t>
      </w:r>
      <w:r w:rsidR="000E7716" w:rsidRPr="00D26415">
        <w:rPr>
          <w:rFonts w:ascii="Times New Roman" w:hAnsi="Times New Roman"/>
          <w:color w:val="000000" w:themeColor="text1"/>
          <w:sz w:val="24"/>
          <w:szCs w:val="24"/>
        </w:rPr>
        <w:t xml:space="preserve"> </w:t>
      </w:r>
      <w:r w:rsidR="00962B02" w:rsidRPr="00D26415">
        <w:rPr>
          <w:rFonts w:ascii="Times New Roman" w:hAnsi="Times New Roman"/>
          <w:color w:val="000000" w:themeColor="text1"/>
          <w:sz w:val="24"/>
          <w:szCs w:val="24"/>
        </w:rPr>
        <w:t>of such Security Vulnerability</w:t>
      </w:r>
      <w:r w:rsidR="000E7716">
        <w:rPr>
          <w:rFonts w:ascii="Times New Roman" w:hAnsi="Times New Roman"/>
          <w:color w:val="000000" w:themeColor="text1"/>
          <w:sz w:val="24"/>
          <w:szCs w:val="24"/>
        </w:rPr>
        <w:t xml:space="preserve"> </w:t>
      </w:r>
      <w:r w:rsidR="000E7716" w:rsidRPr="008D04D0">
        <w:rPr>
          <w:rFonts w:ascii="Times New Roman" w:hAnsi="Times New Roman"/>
          <w:color w:val="000000" w:themeColor="text1"/>
          <w:sz w:val="24"/>
          <w:szCs w:val="24"/>
        </w:rPr>
        <w:t>pursuant to Section VII - Notification</w:t>
      </w:r>
      <w:r w:rsidR="00962B02" w:rsidRPr="00D26415">
        <w:rPr>
          <w:rFonts w:ascii="Times New Roman" w:hAnsi="Times New Roman"/>
          <w:color w:val="000000" w:themeColor="text1"/>
          <w:sz w:val="24"/>
          <w:szCs w:val="24"/>
        </w:rPr>
        <w:t xml:space="preserve">.  In addition, </w:t>
      </w:r>
      <w:r>
        <w:rPr>
          <w:rFonts w:ascii="Times New Roman" w:hAnsi="Times New Roman"/>
          <w:color w:val="000000" w:themeColor="text1"/>
          <w:sz w:val="24"/>
          <w:szCs w:val="24"/>
        </w:rPr>
        <w:t>Vendor</w:t>
      </w:r>
      <w:r w:rsidR="00962B02" w:rsidRPr="00D26415">
        <w:rPr>
          <w:rFonts w:ascii="Times New Roman" w:hAnsi="Times New Roman"/>
          <w:color w:val="000000" w:themeColor="text1"/>
          <w:sz w:val="24"/>
          <w:szCs w:val="24"/>
        </w:rPr>
        <w:t xml:space="preserve"> shall provide a written report detailing the actions Client or </w:t>
      </w:r>
      <w:r>
        <w:rPr>
          <w:rFonts w:ascii="Times New Roman" w:hAnsi="Times New Roman"/>
          <w:color w:val="000000" w:themeColor="text1"/>
          <w:sz w:val="24"/>
          <w:szCs w:val="24"/>
        </w:rPr>
        <w:t>Vendor</w:t>
      </w:r>
      <w:r w:rsidR="00962B02" w:rsidRPr="00D26415">
        <w:rPr>
          <w:rFonts w:ascii="Times New Roman" w:hAnsi="Times New Roman"/>
          <w:color w:val="000000" w:themeColor="text1"/>
          <w:sz w:val="24"/>
          <w:szCs w:val="24"/>
        </w:rPr>
        <w:t xml:space="preserve"> (as applicable) shall take </w:t>
      </w:r>
      <w:r w:rsidR="00AE7E9F">
        <w:rPr>
          <w:rFonts w:ascii="Times New Roman" w:hAnsi="Times New Roman"/>
          <w:color w:val="000000" w:themeColor="text1"/>
          <w:sz w:val="24"/>
          <w:szCs w:val="24"/>
        </w:rPr>
        <w:t xml:space="preserve">appropriate steps </w:t>
      </w:r>
      <w:r w:rsidR="00962B02" w:rsidRPr="00D26415">
        <w:rPr>
          <w:rFonts w:ascii="Times New Roman" w:hAnsi="Times New Roman"/>
          <w:color w:val="000000" w:themeColor="text1"/>
          <w:sz w:val="24"/>
          <w:szCs w:val="24"/>
        </w:rPr>
        <w:t xml:space="preserve">to mitigate, correct and eliminate such Security Vulnerability within thirty (30) days.  </w:t>
      </w:r>
      <w:commentRangeStart w:id="10"/>
      <w:del w:id="11" w:author="Brian Bishop" w:date="2020-05-14T10:41:00Z">
        <w:r w:rsidDel="00F079FF">
          <w:rPr>
            <w:rFonts w:ascii="Times New Roman" w:hAnsi="Times New Roman"/>
            <w:color w:val="000000" w:themeColor="text1"/>
            <w:sz w:val="24"/>
            <w:szCs w:val="24"/>
          </w:rPr>
          <w:delText>Vendor</w:delText>
        </w:r>
        <w:r w:rsidR="00962B02" w:rsidRPr="00D26415" w:rsidDel="00F079FF">
          <w:rPr>
            <w:rFonts w:ascii="Times New Roman" w:hAnsi="Times New Roman"/>
            <w:color w:val="000000" w:themeColor="text1"/>
            <w:sz w:val="24"/>
            <w:szCs w:val="24"/>
          </w:rPr>
          <w:delText xml:space="preserve"> expressly agrees that Client may take any and all actions that it, in its sole discretion, deems necessary to address, mitigate and/or rectify any Security Vulnerability, and that no such action shall impact, limit, reduce or negate any </w:delText>
        </w:r>
        <w:r w:rsidDel="00F079FF">
          <w:rPr>
            <w:rFonts w:ascii="Times New Roman" w:hAnsi="Times New Roman"/>
            <w:color w:val="000000" w:themeColor="text1"/>
            <w:sz w:val="24"/>
            <w:szCs w:val="24"/>
          </w:rPr>
          <w:delText>Vendor</w:delText>
        </w:r>
        <w:r w:rsidR="00962B02" w:rsidRPr="00D26415" w:rsidDel="00F079FF">
          <w:rPr>
            <w:rFonts w:ascii="Times New Roman" w:hAnsi="Times New Roman"/>
            <w:color w:val="000000" w:themeColor="text1"/>
            <w:sz w:val="24"/>
            <w:szCs w:val="24"/>
          </w:rPr>
          <w:delText xml:space="preserve"> Product warranties or any of </w:delText>
        </w:r>
        <w:r w:rsidDel="00F079FF">
          <w:rPr>
            <w:rFonts w:ascii="Times New Roman" w:hAnsi="Times New Roman"/>
            <w:color w:val="000000" w:themeColor="text1"/>
            <w:sz w:val="24"/>
            <w:szCs w:val="24"/>
          </w:rPr>
          <w:delText>Vendor</w:delText>
        </w:r>
        <w:r w:rsidR="00962B02" w:rsidRPr="00D26415" w:rsidDel="00F079FF">
          <w:rPr>
            <w:rFonts w:ascii="Times New Roman" w:hAnsi="Times New Roman"/>
            <w:color w:val="000000" w:themeColor="text1"/>
            <w:sz w:val="24"/>
            <w:szCs w:val="24"/>
          </w:rPr>
          <w:delText>’s obligations hereunder.</w:delText>
        </w:r>
      </w:del>
      <w:r w:rsidR="00962B02" w:rsidRPr="00D26415">
        <w:rPr>
          <w:rFonts w:ascii="Times New Roman" w:hAnsi="Times New Roman"/>
          <w:color w:val="000000" w:themeColor="text1"/>
          <w:sz w:val="24"/>
          <w:szCs w:val="24"/>
        </w:rPr>
        <w:t xml:space="preserve"> </w:t>
      </w:r>
      <w:commentRangeEnd w:id="10"/>
      <w:r w:rsidR="004C1D6F">
        <w:rPr>
          <w:rStyle w:val="CommentReference"/>
          <w:rFonts w:eastAsia="Calibri"/>
        </w:rPr>
        <w:commentReference w:id="10"/>
      </w:r>
      <w:r w:rsidR="00962B02" w:rsidRPr="00D26415">
        <w:rPr>
          <w:rFonts w:ascii="Times New Roman" w:hAnsi="Times New Roman"/>
          <w:color w:val="000000" w:themeColor="text1"/>
          <w:sz w:val="24"/>
          <w:szCs w:val="24"/>
        </w:rPr>
        <w:t xml:space="preserve"> </w:t>
      </w:r>
    </w:p>
    <w:p w14:paraId="1A1A9927" w14:textId="6C2195F0" w:rsidR="00962B02" w:rsidRPr="00E81C98" w:rsidRDefault="00962B02" w:rsidP="00E81C98">
      <w:pPr>
        <w:pStyle w:val="PlainText"/>
        <w:numPr>
          <w:ilvl w:val="1"/>
          <w:numId w:val="1"/>
        </w:numPr>
        <w:spacing w:before="120" w:after="120"/>
        <w:jc w:val="both"/>
        <w:rPr>
          <w:rFonts w:ascii="Times New Roman" w:hAnsi="Times New Roman"/>
          <w:color w:val="000000" w:themeColor="text1"/>
          <w:sz w:val="24"/>
        </w:rPr>
      </w:pPr>
      <w:r w:rsidRPr="00E81C98">
        <w:rPr>
          <w:rFonts w:ascii="Times New Roman" w:hAnsi="Times New Roman"/>
          <w:color w:val="000000" w:themeColor="text1"/>
          <w:sz w:val="24"/>
        </w:rPr>
        <w:t xml:space="preserve">Inability to Mutually Agree on Remediation Plan to Address </w:t>
      </w:r>
      <w:r w:rsidRPr="00D26415">
        <w:rPr>
          <w:rFonts w:ascii="Times New Roman" w:hAnsi="Times New Roman"/>
          <w:color w:val="000000" w:themeColor="text1"/>
          <w:sz w:val="24"/>
          <w:szCs w:val="24"/>
        </w:rPr>
        <w:t xml:space="preserve">Security </w:t>
      </w:r>
      <w:r w:rsidRPr="00E81C98">
        <w:rPr>
          <w:rFonts w:ascii="Times New Roman" w:hAnsi="Times New Roman"/>
          <w:color w:val="000000" w:themeColor="text1"/>
          <w:sz w:val="24"/>
        </w:rPr>
        <w:t xml:space="preserve">Vulnerabilities.  To the extent the parties are unable to agree upon a plan to remediate vulnerabilities within </w:t>
      </w:r>
      <w:r w:rsidRPr="00D26415">
        <w:rPr>
          <w:rFonts w:ascii="Times New Roman" w:hAnsi="Times New Roman"/>
          <w:color w:val="000000" w:themeColor="text1"/>
          <w:sz w:val="24"/>
          <w:szCs w:val="24"/>
        </w:rPr>
        <w:t xml:space="preserve">30 days </w:t>
      </w:r>
      <w:r w:rsidRPr="00E81C98">
        <w:rPr>
          <w:rFonts w:ascii="Times New Roman" w:hAnsi="Times New Roman"/>
          <w:color w:val="000000" w:themeColor="text1"/>
          <w:sz w:val="24"/>
        </w:rPr>
        <w:t xml:space="preserve">of </w:t>
      </w:r>
      <w:r w:rsidRPr="00D26415">
        <w:rPr>
          <w:rFonts w:ascii="Times New Roman" w:hAnsi="Times New Roman"/>
          <w:color w:val="000000" w:themeColor="text1"/>
          <w:sz w:val="24"/>
          <w:szCs w:val="24"/>
        </w:rPr>
        <w:t>notification</w:t>
      </w:r>
      <w:r w:rsidRPr="00E81C98">
        <w:rPr>
          <w:rFonts w:ascii="Times New Roman" w:hAnsi="Times New Roman"/>
          <w:color w:val="000000" w:themeColor="text1"/>
          <w:sz w:val="24"/>
        </w:rPr>
        <w:t xml:space="preserve">, Client shall have the right to terminate </w:t>
      </w:r>
      <w:r w:rsidR="000B720D">
        <w:rPr>
          <w:rFonts w:ascii="Times New Roman" w:hAnsi="Times New Roman"/>
          <w:color w:val="000000" w:themeColor="text1"/>
          <w:sz w:val="24"/>
        </w:rPr>
        <w:t>Terms of Engagement</w:t>
      </w:r>
      <w:r w:rsidRPr="00D26415">
        <w:rPr>
          <w:rFonts w:ascii="Times New Roman" w:hAnsi="Times New Roman"/>
          <w:color w:val="000000" w:themeColor="text1"/>
          <w:sz w:val="24"/>
          <w:szCs w:val="24"/>
        </w:rPr>
        <w:t xml:space="preserve"> </w:t>
      </w:r>
      <w:r w:rsidR="002728F0" w:rsidRPr="008D04D0">
        <w:rPr>
          <w:rFonts w:ascii="Times New Roman" w:hAnsi="Times New Roman"/>
          <w:color w:val="000000" w:themeColor="text1"/>
          <w:sz w:val="24"/>
          <w:szCs w:val="24"/>
        </w:rPr>
        <w:t xml:space="preserve">or discontinue use of the </w:t>
      </w:r>
      <w:r w:rsidR="005C4093">
        <w:rPr>
          <w:rFonts w:ascii="Times New Roman" w:hAnsi="Times New Roman"/>
          <w:color w:val="000000" w:themeColor="text1"/>
          <w:sz w:val="24"/>
          <w:szCs w:val="24"/>
        </w:rPr>
        <w:t>Vendor</w:t>
      </w:r>
      <w:r w:rsidR="002728F0" w:rsidRPr="008D04D0">
        <w:rPr>
          <w:rFonts w:ascii="Times New Roman" w:hAnsi="Times New Roman"/>
          <w:color w:val="000000" w:themeColor="text1"/>
          <w:sz w:val="24"/>
          <w:szCs w:val="24"/>
        </w:rPr>
        <w:t xml:space="preserve"> Product</w:t>
      </w:r>
      <w:r w:rsidR="002728F0" w:rsidRPr="00E81C98">
        <w:rPr>
          <w:rFonts w:ascii="Times New Roman" w:hAnsi="Times New Roman"/>
          <w:color w:val="000000" w:themeColor="text1"/>
          <w:sz w:val="24"/>
        </w:rPr>
        <w:t xml:space="preserve"> without </w:t>
      </w:r>
      <w:r w:rsidR="002728F0" w:rsidRPr="008D04D0">
        <w:rPr>
          <w:rFonts w:ascii="Times New Roman" w:hAnsi="Times New Roman"/>
          <w:color w:val="000000" w:themeColor="text1"/>
          <w:sz w:val="24"/>
          <w:szCs w:val="24"/>
        </w:rPr>
        <w:t>penalty</w:t>
      </w:r>
      <w:del w:id="12" w:author="Brian Bishop" w:date="2020-05-11T17:13:00Z">
        <w:r w:rsidR="002728F0" w:rsidRPr="00D26415" w:rsidDel="00D511C1">
          <w:rPr>
            <w:rFonts w:ascii="Times New Roman" w:hAnsi="Times New Roman"/>
            <w:color w:val="000000" w:themeColor="text1"/>
            <w:sz w:val="24"/>
            <w:szCs w:val="24"/>
          </w:rPr>
          <w:delText xml:space="preserve"> </w:delText>
        </w:r>
        <w:r w:rsidRPr="00D26415" w:rsidDel="00D511C1">
          <w:rPr>
            <w:rFonts w:ascii="Times New Roman" w:hAnsi="Times New Roman"/>
            <w:color w:val="000000" w:themeColor="text1"/>
            <w:sz w:val="24"/>
            <w:szCs w:val="24"/>
          </w:rPr>
          <w:delText>without penalty</w:delText>
        </w:r>
      </w:del>
      <w:r w:rsidRPr="00E81C98">
        <w:rPr>
          <w:rFonts w:ascii="Times New Roman" w:hAnsi="Times New Roman"/>
          <w:color w:val="000000" w:themeColor="text1"/>
          <w:sz w:val="24"/>
        </w:rPr>
        <w:t>.</w:t>
      </w:r>
    </w:p>
    <w:p w14:paraId="097224EB" w14:textId="77777777" w:rsidR="005541F6" w:rsidRPr="00D26415" w:rsidRDefault="002A0463" w:rsidP="00D26415">
      <w:pPr>
        <w:pStyle w:val="ListParagraph"/>
        <w:numPr>
          <w:ilvl w:val="0"/>
          <w:numId w:val="1"/>
        </w:numPr>
        <w:spacing w:before="120" w:after="120" w:line="240" w:lineRule="auto"/>
        <w:contextualSpacing w:val="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Data Security.</w:t>
      </w:r>
    </w:p>
    <w:p w14:paraId="7AFF043D" w14:textId="176ED559" w:rsidR="00A54FCE" w:rsidRPr="00E81C98" w:rsidRDefault="002A0463" w:rsidP="00E81C98">
      <w:pPr>
        <w:pStyle w:val="ListParagraph"/>
        <w:numPr>
          <w:ilvl w:val="1"/>
          <w:numId w:val="1"/>
        </w:numPr>
        <w:spacing w:before="120" w:after="120" w:line="240" w:lineRule="auto"/>
        <w:contextualSpacing w:val="0"/>
        <w:jc w:val="both"/>
        <w:rPr>
          <w:rFonts w:ascii="Times New Roman" w:hAnsi="Times New Roman"/>
          <w:color w:val="000000" w:themeColor="text1"/>
          <w:sz w:val="24"/>
        </w:rPr>
      </w:pPr>
      <w:r w:rsidRPr="00E81C98">
        <w:rPr>
          <w:rFonts w:ascii="Times New Roman" w:hAnsi="Times New Roman"/>
          <w:color w:val="000000" w:themeColor="text1"/>
          <w:sz w:val="24"/>
        </w:rPr>
        <w:t xml:space="preserve">Data Use and Access.  To the extent </w:t>
      </w:r>
      <w:r w:rsidR="005C4093">
        <w:rPr>
          <w:rFonts w:ascii="Times New Roman" w:hAnsi="Times New Roman"/>
          <w:color w:val="000000" w:themeColor="text1"/>
          <w:sz w:val="24"/>
        </w:rPr>
        <w:t>Vendor</w:t>
      </w:r>
      <w:r w:rsidRPr="00E81C98">
        <w:rPr>
          <w:rFonts w:ascii="Times New Roman" w:hAnsi="Times New Roman"/>
          <w:color w:val="000000" w:themeColor="text1"/>
          <w:sz w:val="24"/>
        </w:rPr>
        <w:t xml:space="preserve"> is responsible for </w:t>
      </w:r>
      <w:r w:rsidRPr="00D26415">
        <w:rPr>
          <w:rFonts w:ascii="Times New Roman" w:hAnsi="Times New Roman"/>
          <w:color w:val="000000" w:themeColor="text1"/>
          <w:sz w:val="24"/>
          <w:szCs w:val="24"/>
        </w:rPr>
        <w:t xml:space="preserve">accessing, </w:t>
      </w:r>
      <w:r w:rsidRPr="00E81C98">
        <w:rPr>
          <w:rFonts w:ascii="Times New Roman" w:hAnsi="Times New Roman"/>
          <w:color w:val="000000" w:themeColor="text1"/>
          <w:sz w:val="24"/>
        </w:rPr>
        <w:t>creating</w:t>
      </w:r>
      <w:r w:rsidRPr="00D26415">
        <w:rPr>
          <w:rFonts w:ascii="Times New Roman" w:hAnsi="Times New Roman"/>
          <w:color w:val="000000" w:themeColor="text1"/>
          <w:sz w:val="24"/>
          <w:szCs w:val="24"/>
        </w:rPr>
        <w:t xml:space="preserve">, </w:t>
      </w:r>
      <w:r w:rsidR="00046967" w:rsidRPr="00D26415">
        <w:rPr>
          <w:rFonts w:ascii="Times New Roman" w:hAnsi="Times New Roman"/>
          <w:color w:val="000000" w:themeColor="text1"/>
          <w:sz w:val="24"/>
          <w:szCs w:val="24"/>
        </w:rPr>
        <w:t>storing</w:t>
      </w:r>
      <w:r w:rsidR="00046967" w:rsidRPr="00E81C98">
        <w:rPr>
          <w:rFonts w:ascii="Times New Roman" w:hAnsi="Times New Roman"/>
          <w:color w:val="000000" w:themeColor="text1"/>
          <w:sz w:val="24"/>
        </w:rPr>
        <w:t xml:space="preserve">, </w:t>
      </w:r>
      <w:r w:rsidRPr="00E81C98">
        <w:rPr>
          <w:rFonts w:ascii="Times New Roman" w:hAnsi="Times New Roman"/>
          <w:color w:val="000000" w:themeColor="text1"/>
          <w:sz w:val="24"/>
        </w:rPr>
        <w:t xml:space="preserve">receiving, maintaining or transmitting Client </w:t>
      </w:r>
      <w:r w:rsidR="00AA35FC" w:rsidRPr="00E81C98">
        <w:rPr>
          <w:rFonts w:ascii="Times New Roman" w:hAnsi="Times New Roman"/>
          <w:color w:val="000000" w:themeColor="text1"/>
          <w:sz w:val="24"/>
        </w:rPr>
        <w:t>D</w:t>
      </w:r>
      <w:r w:rsidRPr="00E81C98">
        <w:rPr>
          <w:rFonts w:ascii="Times New Roman" w:hAnsi="Times New Roman"/>
          <w:color w:val="000000" w:themeColor="text1"/>
          <w:sz w:val="24"/>
        </w:rPr>
        <w:t xml:space="preserve">ata, </w:t>
      </w:r>
      <w:r w:rsidR="005C4093">
        <w:rPr>
          <w:rFonts w:ascii="Times New Roman" w:hAnsi="Times New Roman"/>
          <w:color w:val="000000" w:themeColor="text1"/>
          <w:sz w:val="24"/>
        </w:rPr>
        <w:t>Vendor</w:t>
      </w:r>
      <w:r w:rsidRPr="00E81C98">
        <w:rPr>
          <w:rFonts w:ascii="Times New Roman" w:hAnsi="Times New Roman"/>
          <w:color w:val="000000" w:themeColor="text1"/>
          <w:sz w:val="24"/>
        </w:rPr>
        <w:t xml:space="preserve"> agrees to use Client </w:t>
      </w:r>
      <w:r w:rsidR="00AA35FC" w:rsidRPr="00E81C98">
        <w:rPr>
          <w:rFonts w:ascii="Times New Roman" w:hAnsi="Times New Roman"/>
          <w:color w:val="000000" w:themeColor="text1"/>
          <w:sz w:val="24"/>
        </w:rPr>
        <w:t>D</w:t>
      </w:r>
      <w:r w:rsidRPr="00E81C98">
        <w:rPr>
          <w:rFonts w:ascii="Times New Roman" w:hAnsi="Times New Roman"/>
          <w:color w:val="000000" w:themeColor="text1"/>
          <w:sz w:val="24"/>
        </w:rPr>
        <w:t xml:space="preserve">ata only and exclusively to support the performance of services for Client under </w:t>
      </w:r>
      <w:r w:rsidR="000B720D">
        <w:rPr>
          <w:rFonts w:ascii="Times New Roman" w:hAnsi="Times New Roman"/>
          <w:color w:val="000000" w:themeColor="text1"/>
          <w:sz w:val="24"/>
        </w:rPr>
        <w:t>Terms of Engagement</w:t>
      </w:r>
      <w:r w:rsidRPr="00E81C98">
        <w:rPr>
          <w:rFonts w:ascii="Times New Roman" w:hAnsi="Times New Roman"/>
          <w:color w:val="000000" w:themeColor="text1"/>
          <w:sz w:val="24"/>
        </w:rPr>
        <w:t xml:space="preserve"> and not for any other purpose except as set forth in </w:t>
      </w:r>
      <w:r w:rsidR="000B720D">
        <w:rPr>
          <w:rFonts w:ascii="Times New Roman" w:hAnsi="Times New Roman"/>
          <w:color w:val="000000" w:themeColor="text1"/>
          <w:sz w:val="24"/>
        </w:rPr>
        <w:t>Terms of Engagement</w:t>
      </w:r>
      <w:r w:rsidRPr="00E81C98">
        <w:rPr>
          <w:rFonts w:ascii="Times New Roman" w:hAnsi="Times New Roman"/>
          <w:color w:val="000000" w:themeColor="text1"/>
          <w:sz w:val="24"/>
        </w:rPr>
        <w:t xml:space="preserve">. Except as set forth in </w:t>
      </w:r>
      <w:r w:rsidR="000B720D">
        <w:rPr>
          <w:rFonts w:ascii="Times New Roman" w:hAnsi="Times New Roman"/>
          <w:color w:val="000000" w:themeColor="text1"/>
          <w:sz w:val="24"/>
        </w:rPr>
        <w:t>Terms of Engagement</w:t>
      </w:r>
      <w:r w:rsidRPr="00E81C98">
        <w:rPr>
          <w:rFonts w:ascii="Times New Roman" w:hAnsi="Times New Roman"/>
          <w:color w:val="000000" w:themeColor="text1"/>
          <w:sz w:val="24"/>
        </w:rPr>
        <w:t xml:space="preserve"> or with Client’s prior written consent, </w:t>
      </w:r>
      <w:r w:rsidR="005C4093">
        <w:rPr>
          <w:rFonts w:ascii="Times New Roman" w:hAnsi="Times New Roman"/>
          <w:color w:val="000000" w:themeColor="text1"/>
          <w:sz w:val="24"/>
        </w:rPr>
        <w:t>Vendor</w:t>
      </w:r>
      <w:r w:rsidRPr="00E81C98">
        <w:rPr>
          <w:rFonts w:ascii="Times New Roman" w:hAnsi="Times New Roman"/>
          <w:color w:val="000000" w:themeColor="text1"/>
          <w:sz w:val="24"/>
        </w:rPr>
        <w:t xml:space="preserve"> shall not at any time during or after the term of </w:t>
      </w:r>
      <w:r w:rsidR="000B720D">
        <w:rPr>
          <w:rFonts w:ascii="Times New Roman" w:hAnsi="Times New Roman"/>
          <w:color w:val="000000" w:themeColor="text1"/>
          <w:sz w:val="24"/>
        </w:rPr>
        <w:t>Terms of Engagement</w:t>
      </w:r>
      <w:r w:rsidRPr="00E81C98">
        <w:rPr>
          <w:rFonts w:ascii="Times New Roman" w:hAnsi="Times New Roman"/>
          <w:color w:val="000000" w:themeColor="text1"/>
          <w:sz w:val="24"/>
        </w:rPr>
        <w:t xml:space="preserve"> disclose Client </w:t>
      </w:r>
      <w:r w:rsidR="00AA35FC" w:rsidRPr="00E81C98">
        <w:rPr>
          <w:rFonts w:ascii="Times New Roman" w:hAnsi="Times New Roman"/>
          <w:color w:val="000000" w:themeColor="text1"/>
          <w:sz w:val="24"/>
        </w:rPr>
        <w:t>D</w:t>
      </w:r>
      <w:r w:rsidRPr="00E81C98">
        <w:rPr>
          <w:rFonts w:ascii="Times New Roman" w:hAnsi="Times New Roman"/>
          <w:color w:val="000000" w:themeColor="text1"/>
          <w:sz w:val="24"/>
        </w:rPr>
        <w:t xml:space="preserve">ata to any person, other than Authorized Persons and Client personnel in connection with the performance of the services (except as required by law). If such disclosure is required by law, </w:t>
      </w:r>
      <w:r w:rsidR="005C4093">
        <w:rPr>
          <w:rFonts w:ascii="Times New Roman" w:hAnsi="Times New Roman"/>
          <w:color w:val="000000" w:themeColor="text1"/>
          <w:sz w:val="24"/>
        </w:rPr>
        <w:t>Vendor</w:t>
      </w:r>
      <w:r w:rsidRPr="00E81C98">
        <w:rPr>
          <w:rFonts w:ascii="Times New Roman" w:hAnsi="Times New Roman"/>
          <w:color w:val="000000" w:themeColor="text1"/>
          <w:sz w:val="24"/>
        </w:rPr>
        <w:t xml:space="preserve"> shall notify Client prior to such disclosure, unless such not</w:t>
      </w:r>
      <w:r w:rsidR="00D65285">
        <w:rPr>
          <w:rFonts w:ascii="Times New Roman" w:hAnsi="Times New Roman"/>
          <w:color w:val="000000" w:themeColor="text1"/>
          <w:sz w:val="24"/>
        </w:rPr>
        <w:t xml:space="preserve">ification </w:t>
      </w:r>
      <w:r w:rsidRPr="00E81C98">
        <w:rPr>
          <w:rFonts w:ascii="Times New Roman" w:hAnsi="Times New Roman"/>
          <w:color w:val="000000" w:themeColor="text1"/>
          <w:sz w:val="24"/>
        </w:rPr>
        <w:t xml:space="preserve">is prohibited by law. “Authorized Persons” </w:t>
      </w:r>
      <w:r w:rsidRPr="00D26415">
        <w:rPr>
          <w:rFonts w:ascii="Times New Roman" w:hAnsi="Times New Roman"/>
          <w:color w:val="000000" w:themeColor="text1"/>
          <w:sz w:val="24"/>
          <w:szCs w:val="24"/>
        </w:rPr>
        <w:t>means</w:t>
      </w:r>
      <w:r w:rsidRPr="00E81C98">
        <w:rPr>
          <w:rFonts w:ascii="Times New Roman" w:hAnsi="Times New Roman"/>
          <w:color w:val="000000" w:themeColor="text1"/>
          <w:sz w:val="24"/>
        </w:rPr>
        <w:t xml:space="preserve">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’s employees and contractors who have a specific need for such access in order to perform services </w:t>
      </w:r>
      <w:r w:rsidR="00F02E67" w:rsidRPr="00D26415">
        <w:rPr>
          <w:rFonts w:ascii="Times New Roman" w:hAnsi="Times New Roman"/>
          <w:color w:val="000000" w:themeColor="text1"/>
          <w:sz w:val="24"/>
          <w:szCs w:val="24"/>
        </w:rPr>
        <w:t xml:space="preserve">set forth in </w:t>
      </w:r>
      <w:r w:rsidR="000B720D">
        <w:rPr>
          <w:rFonts w:ascii="Times New Roman" w:hAnsi="Times New Roman"/>
          <w:color w:val="000000" w:themeColor="text1"/>
          <w:sz w:val="24"/>
          <w:szCs w:val="24"/>
        </w:rPr>
        <w:t>Terms of Engagement</w:t>
      </w:r>
      <w:r w:rsidRPr="00E81C98">
        <w:rPr>
          <w:rFonts w:ascii="Times New Roman" w:hAnsi="Times New Roman"/>
          <w:color w:val="000000" w:themeColor="text1"/>
          <w:sz w:val="24"/>
        </w:rPr>
        <w:t>.</w:t>
      </w:r>
    </w:p>
    <w:p w14:paraId="24529332" w14:textId="2BAF4474" w:rsidR="005A6DC2" w:rsidRPr="00D26415" w:rsidRDefault="005A6DC2" w:rsidP="00D26415">
      <w:pPr>
        <w:pStyle w:val="body"/>
        <w:numPr>
          <w:ilvl w:val="1"/>
          <w:numId w:val="1"/>
        </w:numPr>
        <w:tabs>
          <w:tab w:val="left" w:pos="720"/>
        </w:tabs>
        <w:spacing w:after="240" w:line="240" w:lineRule="auto"/>
        <w:jc w:val="both"/>
        <w:rPr>
          <w:rFonts w:ascii="Times New Roman" w:hAnsi="Times New Roman"/>
          <w:color w:val="000000" w:themeColor="text1"/>
          <w:sz w:val="24"/>
        </w:rPr>
      </w:pPr>
      <w:bookmarkStart w:id="13" w:name="_Ref455494982"/>
      <w:r w:rsidRPr="00D26415">
        <w:rPr>
          <w:rFonts w:ascii="Times New Roman" w:hAnsi="Times New Roman"/>
          <w:color w:val="000000" w:themeColor="text1"/>
          <w:sz w:val="24"/>
        </w:rPr>
        <w:t>Data Encryption.</w:t>
      </w:r>
      <w:r w:rsidRPr="00D26415">
        <w:rPr>
          <w:rStyle w:val="FootnoteReference"/>
          <w:rFonts w:ascii="Times New Roman" w:hAnsi="Times New Roman"/>
          <w:color w:val="000000" w:themeColor="text1"/>
          <w:sz w:val="24"/>
        </w:rPr>
        <w:t xml:space="preserve"> </w:t>
      </w:r>
      <w:bookmarkStart w:id="14" w:name="_Hlk534624476"/>
      <w:r w:rsidR="00D65285">
        <w:rPr>
          <w:rFonts w:ascii="Times New Roman" w:hAnsi="Times New Roman"/>
          <w:color w:val="000000" w:themeColor="text1"/>
          <w:sz w:val="24"/>
        </w:rPr>
        <w:t>Vendor</w:t>
      </w:r>
      <w:r w:rsidRPr="00D26415">
        <w:rPr>
          <w:rFonts w:ascii="Times New Roman" w:hAnsi="Times New Roman"/>
          <w:color w:val="000000" w:themeColor="text1"/>
          <w:sz w:val="24"/>
        </w:rPr>
        <w:t xml:space="preserve"> shall encrypt all Client Data (1) at rest, including on any portable computing device or portable storage media such as end user devices, and (2) in transit over uncontrolled or untrusted networks (such as the Internet).  Encryption shall be accomplished using methods and algorithms consistent with current National Institute of Science and Technology (NIST) standards</w:t>
      </w:r>
      <w:bookmarkEnd w:id="13"/>
      <w:r w:rsidRPr="00D26415">
        <w:rPr>
          <w:rFonts w:ascii="Times New Roman" w:hAnsi="Times New Roman"/>
          <w:color w:val="000000" w:themeColor="text1"/>
          <w:sz w:val="24"/>
        </w:rPr>
        <w:t xml:space="preserve">.  Proprietary encryption algorithms shall not be used unless otherwise approved in writing by Client.  </w:t>
      </w:r>
      <w:bookmarkEnd w:id="14"/>
      <w:r w:rsidR="000527F0" w:rsidRPr="00D26415">
        <w:rPr>
          <w:rFonts w:ascii="Times New Roman" w:hAnsi="Times New Roman"/>
          <w:color w:val="000000" w:themeColor="text1"/>
          <w:sz w:val="24"/>
        </w:rPr>
        <w:t>Company shall also use encryption for the storage of Client Data consistent with Federal Information Processing Standards FIPS140-2.</w:t>
      </w:r>
    </w:p>
    <w:p w14:paraId="0EE5A289" w14:textId="77C712A5" w:rsidR="0020016B" w:rsidRPr="00D26415" w:rsidRDefault="0020016B" w:rsidP="00D26415">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bookmarkStart w:id="15" w:name="_Hlk534624542"/>
      <w:r w:rsidRPr="00D26415">
        <w:rPr>
          <w:rFonts w:ascii="Times New Roman" w:hAnsi="Times New Roman"/>
          <w:color w:val="000000" w:themeColor="text1"/>
          <w:sz w:val="24"/>
          <w:szCs w:val="24"/>
        </w:rPr>
        <w:t>D</w:t>
      </w:r>
      <w:r w:rsidR="006C69E1" w:rsidRPr="00D26415">
        <w:rPr>
          <w:rFonts w:ascii="Times New Roman" w:hAnsi="Times New Roman"/>
          <w:color w:val="000000" w:themeColor="text1"/>
          <w:sz w:val="24"/>
          <w:szCs w:val="24"/>
        </w:rPr>
        <w:t xml:space="preserve">ata Location.  </w:t>
      </w:r>
      <w:r w:rsidR="00D65285">
        <w:rPr>
          <w:rFonts w:ascii="Times New Roman" w:hAnsi="Times New Roman"/>
          <w:color w:val="000000" w:themeColor="text1"/>
          <w:sz w:val="24"/>
          <w:szCs w:val="24"/>
        </w:rPr>
        <w:t>Vendor</w:t>
      </w:r>
      <w:r w:rsidR="006C69E1" w:rsidRPr="00D26415">
        <w:rPr>
          <w:rFonts w:ascii="Times New Roman" w:hAnsi="Times New Roman"/>
          <w:color w:val="000000" w:themeColor="text1"/>
          <w:sz w:val="24"/>
          <w:szCs w:val="24"/>
        </w:rPr>
        <w:t xml:space="preserve"> </w:t>
      </w:r>
      <w:r w:rsidR="000A1162" w:rsidRPr="00D26415">
        <w:rPr>
          <w:rFonts w:ascii="Times New Roman" w:hAnsi="Times New Roman"/>
          <w:color w:val="000000" w:themeColor="text1"/>
          <w:sz w:val="24"/>
          <w:szCs w:val="24"/>
        </w:rPr>
        <w:t xml:space="preserve">represents and warrants that </w:t>
      </w:r>
      <w:r w:rsidR="006C69E1" w:rsidRPr="00D26415">
        <w:rPr>
          <w:rFonts w:ascii="Times New Roman" w:hAnsi="Times New Roman"/>
          <w:color w:val="000000" w:themeColor="text1"/>
          <w:sz w:val="24"/>
          <w:szCs w:val="24"/>
        </w:rPr>
        <w:t xml:space="preserve">it shall not: (a) perform any of its obligations under </w:t>
      </w:r>
      <w:r w:rsidR="000B720D">
        <w:rPr>
          <w:rFonts w:ascii="Times New Roman" w:hAnsi="Times New Roman"/>
          <w:color w:val="000000" w:themeColor="text1"/>
          <w:sz w:val="24"/>
          <w:szCs w:val="24"/>
        </w:rPr>
        <w:t>Terms of Engagement</w:t>
      </w:r>
      <w:r w:rsidR="006C69E1" w:rsidRPr="00D26415">
        <w:rPr>
          <w:rFonts w:ascii="Times New Roman" w:hAnsi="Times New Roman"/>
          <w:color w:val="000000" w:themeColor="text1"/>
          <w:sz w:val="24"/>
          <w:szCs w:val="24"/>
        </w:rPr>
        <w:t xml:space="preserve"> from locations or using employees, contractors and/or agents, situated outside the United States, or (b) directly or indirectly (including through the use of subcontractors) transmit any Client Data outside the United States, nor will </w:t>
      </w:r>
      <w:r w:rsidR="00D65285">
        <w:rPr>
          <w:rFonts w:ascii="Times New Roman" w:hAnsi="Times New Roman"/>
          <w:color w:val="000000" w:themeColor="text1"/>
          <w:sz w:val="24"/>
          <w:szCs w:val="24"/>
        </w:rPr>
        <w:t>Vendor</w:t>
      </w:r>
      <w:r w:rsidR="006C69E1" w:rsidRPr="00D26415">
        <w:rPr>
          <w:rFonts w:ascii="Times New Roman" w:hAnsi="Times New Roman"/>
          <w:color w:val="000000" w:themeColor="text1"/>
          <w:sz w:val="24"/>
          <w:szCs w:val="24"/>
        </w:rPr>
        <w:t xml:space="preserve"> allow any Client Data to be accessed by </w:t>
      </w:r>
      <w:r w:rsidR="00D65285">
        <w:rPr>
          <w:rFonts w:ascii="Times New Roman" w:hAnsi="Times New Roman"/>
          <w:color w:val="000000" w:themeColor="text1"/>
          <w:sz w:val="24"/>
          <w:szCs w:val="24"/>
        </w:rPr>
        <w:t>Vendor</w:t>
      </w:r>
      <w:r w:rsidR="006C69E1" w:rsidRPr="00D26415">
        <w:rPr>
          <w:rFonts w:ascii="Times New Roman" w:hAnsi="Times New Roman"/>
          <w:color w:val="000000" w:themeColor="text1"/>
          <w:sz w:val="24"/>
          <w:szCs w:val="24"/>
        </w:rPr>
        <w:t xml:space="preserve"> employees, contractors and/or agents from locations outside the United States wi</w:t>
      </w:r>
      <w:r w:rsidR="009D53A6" w:rsidRPr="00D26415">
        <w:rPr>
          <w:rFonts w:ascii="Times New Roman" w:hAnsi="Times New Roman"/>
          <w:color w:val="000000" w:themeColor="text1"/>
          <w:sz w:val="24"/>
          <w:szCs w:val="24"/>
        </w:rPr>
        <w:t xml:space="preserve">thout </w:t>
      </w:r>
      <w:r w:rsidR="006C69E1" w:rsidRPr="00D26415">
        <w:rPr>
          <w:rFonts w:ascii="Times New Roman" w:hAnsi="Times New Roman"/>
          <w:color w:val="000000" w:themeColor="text1"/>
          <w:sz w:val="24"/>
          <w:szCs w:val="24"/>
        </w:rPr>
        <w:t>written approval of Client.</w:t>
      </w:r>
    </w:p>
    <w:bookmarkEnd w:id="15"/>
    <w:p w14:paraId="1A990C2E" w14:textId="2745E5DE" w:rsidR="00A54FCE" w:rsidRPr="00E81C98" w:rsidRDefault="002A0463" w:rsidP="00E81C98">
      <w:pPr>
        <w:pStyle w:val="ListParagraph"/>
        <w:numPr>
          <w:ilvl w:val="1"/>
          <w:numId w:val="1"/>
        </w:numPr>
        <w:spacing w:before="120" w:after="120" w:line="240" w:lineRule="auto"/>
        <w:contextualSpacing w:val="0"/>
        <w:jc w:val="both"/>
        <w:rPr>
          <w:rFonts w:ascii="Times New Roman" w:hAnsi="Times New Roman"/>
          <w:color w:val="000000" w:themeColor="text1"/>
          <w:sz w:val="24"/>
        </w:rPr>
      </w:pPr>
      <w:r w:rsidRPr="00E81C98">
        <w:rPr>
          <w:rFonts w:ascii="Times New Roman" w:hAnsi="Times New Roman"/>
          <w:color w:val="000000" w:themeColor="text1"/>
          <w:sz w:val="24"/>
        </w:rPr>
        <w:t>Destruction of Data</w:t>
      </w:r>
      <w:r w:rsidRPr="00D26415">
        <w:rPr>
          <w:rFonts w:ascii="Times New Roman" w:hAnsi="Times New Roman"/>
          <w:color w:val="000000" w:themeColor="text1"/>
          <w:sz w:val="24"/>
          <w:szCs w:val="24"/>
        </w:rPr>
        <w:t>.</w:t>
      </w:r>
      <w:r w:rsidRPr="00E81C98">
        <w:rPr>
          <w:rFonts w:ascii="Times New Roman" w:hAnsi="Times New Roman"/>
          <w:color w:val="000000" w:themeColor="text1"/>
          <w:sz w:val="24"/>
        </w:rPr>
        <w:t xml:space="preserve">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 agrees that upon termination of </w:t>
      </w:r>
      <w:r w:rsidR="000B720D">
        <w:rPr>
          <w:rFonts w:ascii="Times New Roman" w:hAnsi="Times New Roman"/>
          <w:color w:val="000000" w:themeColor="text1"/>
          <w:sz w:val="24"/>
          <w:szCs w:val="24"/>
        </w:rPr>
        <w:t>Terms of Engagement</w:t>
      </w:r>
      <w:r w:rsidRPr="00E81C98">
        <w:rPr>
          <w:rFonts w:ascii="Times New Roman" w:hAnsi="Times New Roman"/>
          <w:color w:val="000000" w:themeColor="text1"/>
          <w:sz w:val="24"/>
        </w:rPr>
        <w:t xml:space="preserve"> it shall erase, destroy, and render unrecoverable all Client </w:t>
      </w:r>
      <w:r w:rsidR="00AA35FC" w:rsidRPr="00E81C98">
        <w:rPr>
          <w:rFonts w:ascii="Times New Roman" w:hAnsi="Times New Roman"/>
          <w:color w:val="000000" w:themeColor="text1"/>
          <w:sz w:val="24"/>
        </w:rPr>
        <w:t>D</w:t>
      </w:r>
      <w:r w:rsidRPr="00E81C98">
        <w:rPr>
          <w:rFonts w:ascii="Times New Roman" w:hAnsi="Times New Roman"/>
          <w:color w:val="000000" w:themeColor="text1"/>
          <w:sz w:val="24"/>
        </w:rPr>
        <w:t xml:space="preserve">ata in the possession of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 and certify in writing that these actions have been completed within </w:t>
      </w:r>
      <w:r w:rsidR="00AA35FC" w:rsidRPr="00D26415">
        <w:rPr>
          <w:rFonts w:ascii="Times New Roman" w:hAnsi="Times New Roman"/>
          <w:color w:val="000000" w:themeColor="text1"/>
          <w:sz w:val="24"/>
          <w:szCs w:val="24"/>
        </w:rPr>
        <w:t>thirty (</w:t>
      </w:r>
      <w:r w:rsidRPr="00D26415">
        <w:rPr>
          <w:rFonts w:ascii="Times New Roman" w:hAnsi="Times New Roman"/>
          <w:color w:val="000000" w:themeColor="text1"/>
          <w:sz w:val="24"/>
          <w:szCs w:val="24"/>
        </w:rPr>
        <w:t>30</w:t>
      </w:r>
      <w:r w:rsidR="00AA35FC" w:rsidRPr="00D26415">
        <w:rPr>
          <w:rFonts w:ascii="Times New Roman" w:hAnsi="Times New Roman"/>
          <w:color w:val="000000" w:themeColor="text1"/>
          <w:sz w:val="24"/>
          <w:szCs w:val="24"/>
        </w:rPr>
        <w:t>)</w:t>
      </w:r>
      <w:r w:rsidRPr="00D26415">
        <w:rPr>
          <w:rFonts w:ascii="Times New Roman" w:hAnsi="Times New Roman"/>
          <w:color w:val="000000" w:themeColor="text1"/>
          <w:sz w:val="24"/>
          <w:szCs w:val="24"/>
        </w:rPr>
        <w:t xml:space="preserve"> days of a written request from Client. If erasure, destruction, or rendering of Client </w:t>
      </w:r>
      <w:r w:rsidR="00AA35FC" w:rsidRPr="00D26415">
        <w:rPr>
          <w:rFonts w:ascii="Times New Roman" w:hAnsi="Times New Roman"/>
          <w:color w:val="000000" w:themeColor="text1"/>
          <w:sz w:val="24"/>
          <w:szCs w:val="24"/>
        </w:rPr>
        <w:t>D</w:t>
      </w:r>
      <w:r w:rsidRPr="00D26415">
        <w:rPr>
          <w:rFonts w:ascii="Times New Roman" w:hAnsi="Times New Roman"/>
          <w:color w:val="000000" w:themeColor="text1"/>
          <w:sz w:val="24"/>
          <w:szCs w:val="24"/>
        </w:rPr>
        <w:t xml:space="preserve">ata unrecoverable is not feasible, </w:t>
      </w:r>
      <w:r w:rsidR="00D65285">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shall extend the information security protections </w:t>
      </w:r>
      <w:r w:rsidR="00DA35F2" w:rsidRPr="008D04D0">
        <w:rPr>
          <w:rFonts w:ascii="Times New Roman" w:hAnsi="Times New Roman"/>
          <w:color w:val="000000" w:themeColor="text1"/>
          <w:sz w:val="24"/>
          <w:szCs w:val="24"/>
        </w:rPr>
        <w:t xml:space="preserve">set forth in this </w:t>
      </w:r>
      <w:r w:rsidR="00D65285">
        <w:rPr>
          <w:rFonts w:ascii="Times New Roman" w:hAnsi="Times New Roman"/>
          <w:color w:val="000000" w:themeColor="text1"/>
          <w:sz w:val="24"/>
          <w:szCs w:val="24"/>
        </w:rPr>
        <w:t>Addendum</w:t>
      </w:r>
      <w:r w:rsidR="00DA35F2" w:rsidRPr="008D04D0">
        <w:rPr>
          <w:rFonts w:ascii="Times New Roman" w:hAnsi="Times New Roman"/>
          <w:color w:val="000000" w:themeColor="text1"/>
          <w:sz w:val="24"/>
          <w:szCs w:val="24"/>
        </w:rPr>
        <w:t xml:space="preserve"> </w:t>
      </w:r>
      <w:r w:rsidRPr="00D26415">
        <w:rPr>
          <w:rFonts w:ascii="Times New Roman" w:hAnsi="Times New Roman"/>
          <w:color w:val="000000" w:themeColor="text1"/>
          <w:sz w:val="24"/>
          <w:szCs w:val="24"/>
        </w:rPr>
        <w:t xml:space="preserve">to such data for so long as </w:t>
      </w:r>
      <w:r w:rsidR="00D65285">
        <w:rPr>
          <w:rFonts w:ascii="Times New Roman" w:hAnsi="Times New Roman"/>
          <w:color w:val="000000" w:themeColor="text1"/>
          <w:sz w:val="24"/>
          <w:szCs w:val="24"/>
        </w:rPr>
        <w:t>Vendor</w:t>
      </w:r>
      <w:r w:rsidRPr="00D26415">
        <w:rPr>
          <w:rFonts w:ascii="Times New Roman" w:hAnsi="Times New Roman"/>
          <w:color w:val="000000" w:themeColor="text1"/>
          <w:sz w:val="24"/>
          <w:szCs w:val="24"/>
        </w:rPr>
        <w:t xml:space="preserve"> maintains such </w:t>
      </w:r>
      <w:r w:rsidR="00AA35FC" w:rsidRPr="00D26415">
        <w:rPr>
          <w:rFonts w:ascii="Times New Roman" w:hAnsi="Times New Roman"/>
          <w:color w:val="000000" w:themeColor="text1"/>
          <w:sz w:val="24"/>
          <w:szCs w:val="24"/>
        </w:rPr>
        <w:t>Client D</w:t>
      </w:r>
      <w:r w:rsidRPr="00D26415">
        <w:rPr>
          <w:rFonts w:ascii="Times New Roman" w:hAnsi="Times New Roman"/>
          <w:color w:val="000000" w:themeColor="text1"/>
          <w:sz w:val="24"/>
          <w:szCs w:val="24"/>
        </w:rPr>
        <w:t xml:space="preserve">ata. </w:t>
      </w:r>
    </w:p>
    <w:p w14:paraId="7C751334" w14:textId="74652294" w:rsidR="00050727" w:rsidRPr="00D26415" w:rsidRDefault="00050727" w:rsidP="00D26415">
      <w:pPr>
        <w:pStyle w:val="body"/>
        <w:numPr>
          <w:ilvl w:val="1"/>
          <w:numId w:val="1"/>
        </w:numPr>
        <w:tabs>
          <w:tab w:val="left" w:pos="720"/>
        </w:tabs>
        <w:spacing w:after="240" w:line="240" w:lineRule="auto"/>
        <w:jc w:val="both"/>
        <w:rPr>
          <w:rFonts w:ascii="Times New Roman" w:hAnsi="Times New Roman"/>
          <w:color w:val="000000" w:themeColor="text1"/>
          <w:sz w:val="24"/>
        </w:rPr>
      </w:pPr>
      <w:bookmarkStart w:id="16" w:name="_Hlk534624104"/>
      <w:r w:rsidRPr="00D26415">
        <w:rPr>
          <w:rFonts w:ascii="Times New Roman" w:hAnsi="Times New Roman"/>
          <w:color w:val="000000" w:themeColor="text1"/>
          <w:sz w:val="24"/>
        </w:rPr>
        <w:t>Compliance with Personal Information Statutes.</w:t>
      </w:r>
      <w:bookmarkStart w:id="17" w:name="_Hlk534624722"/>
      <w:r w:rsidRPr="00D26415">
        <w:rPr>
          <w:rFonts w:ascii="Times New Roman" w:hAnsi="Times New Roman"/>
          <w:color w:val="000000" w:themeColor="text1"/>
          <w:sz w:val="24"/>
        </w:rPr>
        <w:t xml:space="preserve"> </w:t>
      </w:r>
      <w:r w:rsidR="00D65285">
        <w:rPr>
          <w:rFonts w:ascii="Times New Roman" w:hAnsi="Times New Roman"/>
          <w:color w:val="000000" w:themeColor="text1"/>
          <w:sz w:val="24"/>
        </w:rPr>
        <w:t>Vendor</w:t>
      </w:r>
      <w:r w:rsidRPr="00D26415">
        <w:rPr>
          <w:rFonts w:ascii="Times New Roman" w:hAnsi="Times New Roman"/>
          <w:color w:val="000000" w:themeColor="text1"/>
          <w:sz w:val="24"/>
        </w:rPr>
        <w:t xml:space="preserve"> acknowledges that Client Data may include personal information covered by various </w:t>
      </w:r>
      <w:r w:rsidR="000527F0" w:rsidRPr="00D26415">
        <w:rPr>
          <w:rFonts w:ascii="Times New Roman" w:hAnsi="Times New Roman"/>
          <w:color w:val="000000" w:themeColor="text1"/>
          <w:sz w:val="24"/>
        </w:rPr>
        <w:t xml:space="preserve">federal and/or </w:t>
      </w:r>
      <w:r w:rsidRPr="00D26415">
        <w:rPr>
          <w:rFonts w:ascii="Times New Roman" w:hAnsi="Times New Roman"/>
          <w:color w:val="000000" w:themeColor="text1"/>
          <w:sz w:val="24"/>
        </w:rPr>
        <w:t xml:space="preserve">state personal information statutes. </w:t>
      </w:r>
      <w:r w:rsidR="00D65285">
        <w:rPr>
          <w:rFonts w:ascii="Times New Roman" w:hAnsi="Times New Roman"/>
          <w:color w:val="000000" w:themeColor="text1"/>
          <w:sz w:val="24"/>
        </w:rPr>
        <w:t>Vendor</w:t>
      </w:r>
      <w:r w:rsidRPr="00D26415">
        <w:rPr>
          <w:rFonts w:ascii="Times New Roman" w:hAnsi="Times New Roman"/>
          <w:color w:val="000000" w:themeColor="text1"/>
          <w:sz w:val="24"/>
        </w:rPr>
        <w:t xml:space="preserve"> shall ensure that </w:t>
      </w:r>
      <w:r w:rsidR="00550657" w:rsidRPr="00D26415">
        <w:rPr>
          <w:rFonts w:ascii="Times New Roman" w:hAnsi="Times New Roman"/>
          <w:color w:val="000000" w:themeColor="text1"/>
          <w:sz w:val="24"/>
        </w:rPr>
        <w:t xml:space="preserve">handling of </w:t>
      </w:r>
      <w:r w:rsidRPr="00D26415">
        <w:rPr>
          <w:rFonts w:ascii="Times New Roman" w:hAnsi="Times New Roman"/>
          <w:color w:val="000000" w:themeColor="text1"/>
          <w:sz w:val="24"/>
        </w:rPr>
        <w:t xml:space="preserve">Client Data complies with </w:t>
      </w:r>
      <w:r w:rsidR="000527F0" w:rsidRPr="00D26415">
        <w:rPr>
          <w:rFonts w:ascii="Times New Roman" w:hAnsi="Times New Roman"/>
          <w:color w:val="000000" w:themeColor="text1"/>
          <w:sz w:val="24"/>
        </w:rPr>
        <w:t>applicable f</w:t>
      </w:r>
      <w:r w:rsidRPr="00D26415">
        <w:rPr>
          <w:rFonts w:ascii="Times New Roman" w:hAnsi="Times New Roman"/>
          <w:color w:val="000000" w:themeColor="text1"/>
          <w:sz w:val="24"/>
        </w:rPr>
        <w:t xml:space="preserve">ederal </w:t>
      </w:r>
      <w:r w:rsidR="000527F0" w:rsidRPr="00D26415">
        <w:rPr>
          <w:rFonts w:ascii="Times New Roman" w:hAnsi="Times New Roman"/>
          <w:color w:val="000000" w:themeColor="text1"/>
          <w:sz w:val="24"/>
        </w:rPr>
        <w:t xml:space="preserve">and/or </w:t>
      </w:r>
      <w:r w:rsidRPr="00D26415">
        <w:rPr>
          <w:rFonts w:ascii="Times New Roman" w:hAnsi="Times New Roman"/>
          <w:color w:val="000000" w:themeColor="text1"/>
          <w:sz w:val="24"/>
        </w:rPr>
        <w:t>state laws.</w:t>
      </w:r>
      <w:bookmarkEnd w:id="17"/>
    </w:p>
    <w:bookmarkEnd w:id="16"/>
    <w:p w14:paraId="326EB192" w14:textId="1084171C" w:rsidR="00A54FCE" w:rsidRPr="00E81C98" w:rsidRDefault="002A0463" w:rsidP="00E81C98">
      <w:pPr>
        <w:pStyle w:val="ListParagraph"/>
        <w:numPr>
          <w:ilvl w:val="0"/>
          <w:numId w:val="1"/>
        </w:numPr>
        <w:spacing w:before="120" w:after="120" w:line="240" w:lineRule="auto"/>
        <w:contextualSpacing w:val="0"/>
        <w:jc w:val="both"/>
        <w:rPr>
          <w:rFonts w:ascii="Times New Roman" w:hAnsi="Times New Roman"/>
          <w:color w:val="000000" w:themeColor="text1"/>
          <w:sz w:val="24"/>
        </w:rPr>
      </w:pPr>
      <w:r w:rsidRPr="00E81C98">
        <w:rPr>
          <w:rFonts w:ascii="Times New Roman" w:hAnsi="Times New Roman"/>
          <w:color w:val="000000" w:themeColor="text1"/>
          <w:sz w:val="24"/>
        </w:rPr>
        <w:t xml:space="preserve">Transition Services.  </w:t>
      </w:r>
      <w:r w:rsidR="000527F0" w:rsidRPr="00D26415">
        <w:rPr>
          <w:rFonts w:ascii="Times New Roman" w:hAnsi="Times New Roman"/>
          <w:color w:val="000000" w:themeColor="text1"/>
          <w:sz w:val="24"/>
          <w:szCs w:val="24"/>
        </w:rPr>
        <w:t xml:space="preserve">Unless otherwise addressed in </w:t>
      </w:r>
      <w:r w:rsidR="000B720D">
        <w:rPr>
          <w:rFonts w:ascii="Times New Roman" w:hAnsi="Times New Roman"/>
          <w:color w:val="000000" w:themeColor="text1"/>
          <w:sz w:val="24"/>
          <w:szCs w:val="24"/>
        </w:rPr>
        <w:t>Terms of Engagement</w:t>
      </w:r>
      <w:r w:rsidR="000527F0" w:rsidRPr="00D26415">
        <w:rPr>
          <w:rFonts w:ascii="Times New Roman" w:hAnsi="Times New Roman"/>
          <w:color w:val="000000" w:themeColor="text1"/>
          <w:sz w:val="24"/>
          <w:szCs w:val="24"/>
        </w:rPr>
        <w:t>, p</w:t>
      </w:r>
      <w:r w:rsidR="009249C2" w:rsidRPr="00D26415">
        <w:rPr>
          <w:rFonts w:ascii="Times New Roman" w:hAnsi="Times New Roman"/>
          <w:color w:val="000000" w:themeColor="text1"/>
          <w:sz w:val="24"/>
          <w:szCs w:val="24"/>
        </w:rPr>
        <w:t>rior to or u</w:t>
      </w:r>
      <w:r w:rsidRPr="00D26415">
        <w:rPr>
          <w:rFonts w:ascii="Times New Roman" w:hAnsi="Times New Roman"/>
          <w:color w:val="000000" w:themeColor="text1"/>
          <w:sz w:val="24"/>
          <w:szCs w:val="24"/>
        </w:rPr>
        <w:t>pon</w:t>
      </w:r>
      <w:r w:rsidRPr="00E81C98">
        <w:rPr>
          <w:rFonts w:ascii="Times New Roman" w:hAnsi="Times New Roman"/>
          <w:color w:val="000000" w:themeColor="text1"/>
          <w:sz w:val="24"/>
        </w:rPr>
        <w:t xml:space="preserve"> the expiration or termination of </w:t>
      </w:r>
      <w:r w:rsidR="000B720D">
        <w:rPr>
          <w:rFonts w:ascii="Times New Roman" w:hAnsi="Times New Roman"/>
          <w:color w:val="000000" w:themeColor="text1"/>
          <w:sz w:val="24"/>
        </w:rPr>
        <w:t>Terms of Engagement</w:t>
      </w:r>
      <w:r w:rsidRPr="00E81C98">
        <w:rPr>
          <w:rFonts w:ascii="Times New Roman" w:hAnsi="Times New Roman"/>
          <w:color w:val="000000" w:themeColor="text1"/>
          <w:sz w:val="24"/>
        </w:rPr>
        <w:t xml:space="preserve"> for any reason,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 shall negotiate reasonably and in good faith to agree on details of transitioning Client </w:t>
      </w:r>
      <w:r w:rsidR="00AA35FC" w:rsidRPr="00E81C98">
        <w:rPr>
          <w:rFonts w:ascii="Times New Roman" w:hAnsi="Times New Roman"/>
          <w:color w:val="000000" w:themeColor="text1"/>
          <w:sz w:val="24"/>
        </w:rPr>
        <w:t>D</w:t>
      </w:r>
      <w:r w:rsidRPr="00E81C98">
        <w:rPr>
          <w:rFonts w:ascii="Times New Roman" w:hAnsi="Times New Roman"/>
          <w:color w:val="000000" w:themeColor="text1"/>
          <w:sz w:val="24"/>
        </w:rPr>
        <w:t xml:space="preserve">ata and systems safely and securely.  Transition services may include the need to maintain services during the transition period, conversion of Client </w:t>
      </w:r>
      <w:r w:rsidR="00C43ED4" w:rsidRPr="00E81C98">
        <w:rPr>
          <w:rFonts w:ascii="Times New Roman" w:hAnsi="Times New Roman"/>
          <w:color w:val="000000" w:themeColor="text1"/>
          <w:sz w:val="24"/>
        </w:rPr>
        <w:t>D</w:t>
      </w:r>
      <w:r w:rsidRPr="00E81C98">
        <w:rPr>
          <w:rFonts w:ascii="Times New Roman" w:hAnsi="Times New Roman"/>
          <w:color w:val="000000" w:themeColor="text1"/>
          <w:sz w:val="24"/>
        </w:rPr>
        <w:t xml:space="preserve">ata to standardized formats, and/or transition of Client </w:t>
      </w:r>
      <w:r w:rsidR="00AA35FC" w:rsidRPr="00E81C98">
        <w:rPr>
          <w:rFonts w:ascii="Times New Roman" w:hAnsi="Times New Roman"/>
          <w:color w:val="000000" w:themeColor="text1"/>
          <w:sz w:val="24"/>
        </w:rPr>
        <w:t>D</w:t>
      </w:r>
      <w:r w:rsidRPr="00E81C98">
        <w:rPr>
          <w:rFonts w:ascii="Times New Roman" w:hAnsi="Times New Roman"/>
          <w:color w:val="000000" w:themeColor="text1"/>
          <w:sz w:val="24"/>
        </w:rPr>
        <w:t>ata to a successor system.</w:t>
      </w:r>
    </w:p>
    <w:p w14:paraId="5B9EF54B" w14:textId="1C33EE22" w:rsidR="00DB3124" w:rsidRPr="00E81C98" w:rsidRDefault="00DB3124" w:rsidP="00E81C98">
      <w:pPr>
        <w:pStyle w:val="ListParagraph"/>
        <w:numPr>
          <w:ilvl w:val="0"/>
          <w:numId w:val="1"/>
        </w:numPr>
        <w:spacing w:before="120" w:after="120" w:line="240" w:lineRule="auto"/>
        <w:contextualSpacing w:val="0"/>
        <w:jc w:val="both"/>
        <w:rPr>
          <w:rFonts w:ascii="Times New Roman" w:hAnsi="Times New Roman"/>
          <w:color w:val="000000" w:themeColor="text1"/>
          <w:sz w:val="24"/>
        </w:rPr>
      </w:pPr>
      <w:r w:rsidRPr="00E81C98">
        <w:rPr>
          <w:rFonts w:ascii="Times New Roman" w:hAnsi="Times New Roman"/>
          <w:color w:val="000000" w:themeColor="text1"/>
          <w:sz w:val="24"/>
        </w:rPr>
        <w:t xml:space="preserve">Security Incident and Breach Notification.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 agrees to notify Client without unreasonable delay, but in no event later than </w:t>
      </w:r>
      <w:r w:rsidRPr="008D04D0">
        <w:rPr>
          <w:rFonts w:ascii="Times New Roman" w:hAnsi="Times New Roman"/>
          <w:color w:val="000000" w:themeColor="text1"/>
          <w:sz w:val="24"/>
          <w:szCs w:val="24"/>
        </w:rPr>
        <w:t>seventy-two (</w:t>
      </w:r>
      <w:r w:rsidRPr="00E81C98">
        <w:rPr>
          <w:rFonts w:ascii="Times New Roman" w:hAnsi="Times New Roman"/>
          <w:color w:val="000000" w:themeColor="text1"/>
          <w:sz w:val="24"/>
        </w:rPr>
        <w:t>72</w:t>
      </w:r>
      <w:r w:rsidRPr="008D04D0">
        <w:rPr>
          <w:rFonts w:ascii="Times New Roman" w:hAnsi="Times New Roman"/>
          <w:color w:val="000000" w:themeColor="text1"/>
          <w:sz w:val="24"/>
          <w:szCs w:val="24"/>
        </w:rPr>
        <w:t xml:space="preserve">) </w:t>
      </w:r>
      <w:r w:rsidRPr="00E81C98">
        <w:rPr>
          <w:rFonts w:ascii="Times New Roman" w:hAnsi="Times New Roman"/>
          <w:color w:val="000000" w:themeColor="text1"/>
          <w:sz w:val="24"/>
        </w:rPr>
        <w:t>hours from the time of discovery, upon learning of any event that</w:t>
      </w:r>
      <w:r w:rsidRPr="008D04D0">
        <w:rPr>
          <w:rFonts w:ascii="Times New Roman" w:hAnsi="Times New Roman"/>
          <w:color w:val="000000" w:themeColor="text1"/>
          <w:sz w:val="24"/>
          <w:szCs w:val="24"/>
        </w:rPr>
        <w:t>: (i)</w:t>
      </w:r>
      <w:r w:rsidRPr="00E81C98">
        <w:rPr>
          <w:rFonts w:ascii="Times New Roman" w:hAnsi="Times New Roman"/>
          <w:color w:val="000000" w:themeColor="text1"/>
          <w:sz w:val="24"/>
        </w:rPr>
        <w:t xml:space="preserve"> creates a substantial risk to the confidentiality, integrity or availability of Client </w:t>
      </w:r>
      <w:r w:rsidRPr="008D04D0">
        <w:rPr>
          <w:rFonts w:ascii="Times New Roman" w:hAnsi="Times New Roman"/>
          <w:color w:val="000000" w:themeColor="text1"/>
          <w:sz w:val="24"/>
          <w:szCs w:val="24"/>
        </w:rPr>
        <w:t>data;</w:t>
      </w:r>
      <w:r w:rsidRPr="00E81C98">
        <w:rPr>
          <w:rFonts w:ascii="Times New Roman" w:hAnsi="Times New Roman"/>
          <w:color w:val="000000" w:themeColor="text1"/>
          <w:sz w:val="24"/>
        </w:rPr>
        <w:t xml:space="preserve"> (ii) involves a breach of any of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’s security obligations under this </w:t>
      </w:r>
      <w:r w:rsidR="00D65285">
        <w:rPr>
          <w:rFonts w:ascii="Times New Roman" w:hAnsi="Times New Roman"/>
          <w:color w:val="000000" w:themeColor="text1"/>
          <w:sz w:val="24"/>
          <w:szCs w:val="24"/>
        </w:rPr>
        <w:t>Addendum</w:t>
      </w:r>
      <w:r w:rsidRPr="008D04D0">
        <w:rPr>
          <w:rFonts w:ascii="Times New Roman" w:hAnsi="Times New Roman"/>
          <w:color w:val="000000" w:themeColor="text1"/>
          <w:sz w:val="24"/>
          <w:szCs w:val="24"/>
        </w:rPr>
        <w:t>;</w:t>
      </w:r>
      <w:r w:rsidRPr="00E81C98">
        <w:rPr>
          <w:rFonts w:ascii="Times New Roman" w:hAnsi="Times New Roman"/>
          <w:color w:val="000000" w:themeColor="text1"/>
          <w:sz w:val="24"/>
        </w:rPr>
        <w:t xml:space="preserve"> or (iii) involves any other event requiring notification under </w:t>
      </w:r>
      <w:r w:rsidRPr="008D04D0">
        <w:rPr>
          <w:rFonts w:ascii="Times New Roman" w:hAnsi="Times New Roman"/>
          <w:color w:val="000000" w:themeColor="text1"/>
          <w:sz w:val="24"/>
          <w:szCs w:val="24"/>
        </w:rPr>
        <w:t xml:space="preserve">this </w:t>
      </w:r>
      <w:r w:rsidR="00D65285">
        <w:rPr>
          <w:rFonts w:ascii="Times New Roman" w:hAnsi="Times New Roman"/>
          <w:color w:val="000000" w:themeColor="text1"/>
          <w:sz w:val="24"/>
          <w:szCs w:val="24"/>
        </w:rPr>
        <w:t>Addendum</w:t>
      </w:r>
      <w:r>
        <w:rPr>
          <w:rFonts w:ascii="Times New Roman" w:hAnsi="Times New Roman"/>
          <w:color w:val="000000" w:themeColor="text1"/>
          <w:sz w:val="24"/>
          <w:szCs w:val="24"/>
        </w:rPr>
        <w:t xml:space="preserve"> or </w:t>
      </w:r>
      <w:r w:rsidRPr="00E81C98">
        <w:rPr>
          <w:rFonts w:ascii="Times New Roman" w:hAnsi="Times New Roman"/>
          <w:color w:val="000000" w:themeColor="text1"/>
          <w:sz w:val="24"/>
        </w:rPr>
        <w:t>applicable law</w:t>
      </w:r>
      <w:r>
        <w:rPr>
          <w:rFonts w:ascii="Times New Roman" w:hAnsi="Times New Roman"/>
          <w:color w:val="000000" w:themeColor="text1"/>
          <w:sz w:val="24"/>
          <w:szCs w:val="24"/>
        </w:rPr>
        <w:t xml:space="preserve"> (herein, “Incident”)</w:t>
      </w:r>
      <w:r w:rsidRPr="008D04D0">
        <w:rPr>
          <w:rFonts w:ascii="Times New Roman" w:hAnsi="Times New Roman"/>
          <w:color w:val="000000" w:themeColor="text1"/>
          <w:sz w:val="24"/>
          <w:szCs w:val="24"/>
        </w:rPr>
        <w:t>.</w:t>
      </w:r>
      <w:r w:rsidRPr="00E81C98">
        <w:rPr>
          <w:rFonts w:ascii="Times New Roman" w:hAnsi="Times New Roman"/>
          <w:color w:val="000000" w:themeColor="text1"/>
          <w:sz w:val="24"/>
        </w:rPr>
        <w:t xml:space="preserve">  In such an instance,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 agrees to take such action as may be necessary to preserve forensic evidence and eliminate the cause of the </w:t>
      </w:r>
      <w:r>
        <w:rPr>
          <w:rFonts w:ascii="Times New Roman" w:hAnsi="Times New Roman"/>
          <w:color w:val="000000" w:themeColor="text1"/>
          <w:sz w:val="24"/>
          <w:szCs w:val="24"/>
        </w:rPr>
        <w:t>Incident</w:t>
      </w:r>
      <w:r w:rsidRPr="008D04D0">
        <w:rPr>
          <w:rFonts w:ascii="Times New Roman" w:hAnsi="Times New Roman"/>
          <w:color w:val="000000" w:themeColor="text1"/>
          <w:sz w:val="24"/>
          <w:szCs w:val="24"/>
        </w:rPr>
        <w:t>.</w:t>
      </w:r>
      <w:r w:rsidRPr="00E81C98">
        <w:rPr>
          <w:rFonts w:ascii="Times New Roman" w:hAnsi="Times New Roman"/>
          <w:color w:val="000000" w:themeColor="text1"/>
          <w:sz w:val="24"/>
        </w:rPr>
        <w:t xml:space="preserve">  As soon as practicable after discovery and where relevant,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 shall undertake a thorough forensic investigation of any compromise or improper use and cooperate with Client in providing all information necessary to enable Client to fully understand the nature and extent of the compromise or improper use, to the extent known.</w:t>
      </w:r>
      <w:r w:rsidRPr="008D04D0">
        <w:rPr>
          <w:rFonts w:ascii="Times New Roman" w:hAnsi="Times New Roman"/>
          <w:color w:val="000000" w:themeColor="text1"/>
          <w:sz w:val="24"/>
          <w:szCs w:val="24"/>
        </w:rPr>
        <w:t xml:space="preserve"> </w:t>
      </w:r>
      <w:bookmarkStart w:id="18" w:name="_Hlk534624791"/>
      <w:r w:rsidRPr="008D04D0">
        <w:rPr>
          <w:rFonts w:ascii="Times New Roman" w:hAnsi="Times New Roman"/>
          <w:color w:val="000000" w:themeColor="text1"/>
          <w:sz w:val="24"/>
          <w:szCs w:val="24"/>
        </w:rPr>
        <w:t xml:space="preserve">As between the standards of notification imposed by the </w:t>
      </w:r>
      <w:r w:rsidR="00D65285">
        <w:rPr>
          <w:rFonts w:ascii="Times New Roman" w:hAnsi="Times New Roman"/>
          <w:color w:val="000000" w:themeColor="text1"/>
          <w:sz w:val="24"/>
          <w:szCs w:val="24"/>
        </w:rPr>
        <w:t>Business Associate Agreement (“</w:t>
      </w:r>
      <w:r w:rsidRPr="008D04D0">
        <w:rPr>
          <w:rFonts w:ascii="Times New Roman" w:hAnsi="Times New Roman"/>
          <w:color w:val="000000" w:themeColor="text1"/>
          <w:sz w:val="24"/>
          <w:szCs w:val="24"/>
        </w:rPr>
        <w:t>BAA</w:t>
      </w:r>
      <w:r w:rsidR="00D65285">
        <w:rPr>
          <w:rFonts w:ascii="Times New Roman" w:hAnsi="Times New Roman"/>
          <w:color w:val="000000" w:themeColor="text1"/>
          <w:sz w:val="24"/>
          <w:szCs w:val="24"/>
        </w:rPr>
        <w:t>”)</w:t>
      </w:r>
      <w:r w:rsidRPr="008D04D0">
        <w:rPr>
          <w:rFonts w:ascii="Times New Roman" w:hAnsi="Times New Roman"/>
          <w:color w:val="000000" w:themeColor="text1"/>
          <w:sz w:val="24"/>
          <w:szCs w:val="24"/>
        </w:rPr>
        <w:t xml:space="preserve"> (if applicable) and this </w:t>
      </w:r>
      <w:r w:rsidR="00D65285">
        <w:rPr>
          <w:rFonts w:ascii="Times New Roman" w:hAnsi="Times New Roman"/>
          <w:color w:val="000000" w:themeColor="text1"/>
          <w:sz w:val="24"/>
          <w:szCs w:val="24"/>
        </w:rPr>
        <w:t>Addendum</w:t>
      </w:r>
      <w:r w:rsidRPr="008D04D0">
        <w:rPr>
          <w:rFonts w:ascii="Times New Roman" w:hAnsi="Times New Roman"/>
          <w:color w:val="000000" w:themeColor="text1"/>
          <w:sz w:val="24"/>
          <w:szCs w:val="24"/>
        </w:rPr>
        <w:t>, in all cases the shorter period shall apply.</w:t>
      </w:r>
      <w:bookmarkEnd w:id="18"/>
    </w:p>
    <w:p w14:paraId="7C35347B" w14:textId="18BB692F" w:rsidR="00DB3124" w:rsidRPr="008D04D0" w:rsidRDefault="00DB3124" w:rsidP="00DB3124">
      <w:pPr>
        <w:pStyle w:val="ListParagraph"/>
        <w:numPr>
          <w:ilvl w:val="0"/>
          <w:numId w:val="1"/>
        </w:numPr>
        <w:spacing w:before="120" w:after="120" w:line="240" w:lineRule="auto"/>
        <w:contextualSpacing w:val="0"/>
        <w:jc w:val="both"/>
        <w:rPr>
          <w:rFonts w:ascii="Times New Roman" w:hAnsi="Times New Roman"/>
          <w:color w:val="000000" w:themeColor="text1"/>
          <w:sz w:val="24"/>
          <w:szCs w:val="24"/>
        </w:rPr>
      </w:pPr>
      <w:r w:rsidRPr="008D04D0">
        <w:rPr>
          <w:rFonts w:ascii="Times New Roman" w:hAnsi="Times New Roman"/>
          <w:color w:val="000000" w:themeColor="text1"/>
          <w:sz w:val="24"/>
          <w:szCs w:val="24"/>
        </w:rPr>
        <w:t xml:space="preserve">Notification.  Where </w:t>
      </w:r>
      <w:r w:rsidR="00D65285">
        <w:rPr>
          <w:rFonts w:ascii="Times New Roman" w:hAnsi="Times New Roman"/>
          <w:color w:val="000000" w:themeColor="text1"/>
          <w:sz w:val="24"/>
          <w:szCs w:val="24"/>
        </w:rPr>
        <w:t>Vendor</w:t>
      </w:r>
      <w:r w:rsidRPr="008D04D0">
        <w:rPr>
          <w:rFonts w:ascii="Times New Roman" w:hAnsi="Times New Roman"/>
          <w:color w:val="000000" w:themeColor="text1"/>
          <w:sz w:val="24"/>
          <w:szCs w:val="24"/>
        </w:rPr>
        <w:t xml:space="preserve"> is required to provide notification to Client under this </w:t>
      </w:r>
      <w:r w:rsidR="00D65285">
        <w:rPr>
          <w:rFonts w:ascii="Times New Roman" w:hAnsi="Times New Roman"/>
          <w:color w:val="000000" w:themeColor="text1"/>
          <w:sz w:val="24"/>
          <w:szCs w:val="24"/>
        </w:rPr>
        <w:t>Addendum</w:t>
      </w:r>
      <w:r w:rsidRPr="008D04D0">
        <w:rPr>
          <w:rFonts w:ascii="Times New Roman" w:hAnsi="Times New Roman"/>
          <w:color w:val="000000" w:themeColor="text1"/>
          <w:sz w:val="24"/>
          <w:szCs w:val="24"/>
        </w:rPr>
        <w:t xml:space="preserve">, such notification shall be provided in accordance with </w:t>
      </w:r>
      <w:r w:rsidR="000B720D">
        <w:rPr>
          <w:rFonts w:ascii="Times New Roman" w:hAnsi="Times New Roman"/>
          <w:color w:val="000000" w:themeColor="text1"/>
          <w:sz w:val="24"/>
          <w:szCs w:val="24"/>
        </w:rPr>
        <w:t>Terms of Engagement</w:t>
      </w:r>
      <w:r w:rsidRPr="008D04D0">
        <w:rPr>
          <w:rFonts w:ascii="Times New Roman" w:hAnsi="Times New Roman"/>
          <w:color w:val="000000" w:themeColor="text1"/>
          <w:sz w:val="24"/>
          <w:szCs w:val="24"/>
        </w:rPr>
        <w:t xml:space="preserve"> and with email notification to the following email addresses:</w:t>
      </w:r>
    </w:p>
    <w:p w14:paraId="202B44A7" w14:textId="77777777" w:rsidR="00DB3124" w:rsidRPr="008D04D0" w:rsidRDefault="00DB3124" w:rsidP="00DB3124">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sidRPr="00D26415">
        <w:rPr>
          <w:rFonts w:ascii="Times New Roman" w:hAnsi="Times New Roman"/>
          <w:color w:val="000000" w:themeColor="text1"/>
          <w:sz w:val="24"/>
          <w:szCs w:val="24"/>
        </w:rPr>
        <w:t>MedStar Information Security</w:t>
      </w:r>
      <w:r w:rsidR="008B19EE">
        <w:rPr>
          <w:rFonts w:ascii="Times New Roman" w:hAnsi="Times New Roman"/>
          <w:color w:val="000000" w:themeColor="text1"/>
          <w:sz w:val="24"/>
          <w:szCs w:val="24"/>
        </w:rPr>
        <w:t xml:space="preserve">: </w:t>
      </w:r>
      <w:hyperlink r:id="rId18" w:history="1">
        <w:r w:rsidR="008B19EE" w:rsidRPr="00CE0765">
          <w:rPr>
            <w:rStyle w:val="Hyperlink"/>
            <w:rFonts w:ascii="Times New Roman" w:hAnsi="Times New Roman"/>
            <w:sz w:val="24"/>
            <w:szCs w:val="24"/>
          </w:rPr>
          <w:t>medstar.security@medstar.net</w:t>
        </w:r>
      </w:hyperlink>
      <w:r w:rsidR="008B19EE">
        <w:rPr>
          <w:rFonts w:ascii="Times New Roman" w:hAnsi="Times New Roman"/>
          <w:color w:val="000000" w:themeColor="text1"/>
          <w:sz w:val="24"/>
          <w:szCs w:val="24"/>
        </w:rPr>
        <w:t xml:space="preserve"> </w:t>
      </w:r>
      <w:r w:rsidRPr="00D26415">
        <w:rPr>
          <w:rFonts w:ascii="Times New Roman" w:hAnsi="Times New Roman"/>
          <w:color w:val="000000" w:themeColor="text1"/>
          <w:sz w:val="24"/>
          <w:szCs w:val="24"/>
        </w:rPr>
        <w:t xml:space="preserve"> </w:t>
      </w:r>
    </w:p>
    <w:p w14:paraId="36F578C9" w14:textId="77777777" w:rsidR="00DB3124" w:rsidRPr="008D04D0" w:rsidRDefault="00DB3124" w:rsidP="00DB3124">
      <w:pPr>
        <w:pStyle w:val="ListParagraph"/>
        <w:numPr>
          <w:ilvl w:val="1"/>
          <w:numId w:val="1"/>
        </w:numPr>
        <w:spacing w:before="120" w:after="120" w:line="240" w:lineRule="auto"/>
        <w:contextualSpacing w:val="0"/>
        <w:jc w:val="both"/>
        <w:rPr>
          <w:rFonts w:ascii="Times New Roman" w:hAnsi="Times New Roman"/>
          <w:color w:val="000000" w:themeColor="text1"/>
          <w:sz w:val="24"/>
          <w:szCs w:val="24"/>
        </w:rPr>
      </w:pPr>
      <w:r w:rsidRPr="008D04D0">
        <w:rPr>
          <w:rFonts w:ascii="Times New Roman" w:hAnsi="Times New Roman"/>
          <w:color w:val="000000" w:themeColor="text1"/>
          <w:sz w:val="24"/>
          <w:szCs w:val="24"/>
        </w:rPr>
        <w:t>MedStar Privacy Officer</w:t>
      </w:r>
      <w:r w:rsidR="008B19EE">
        <w:rPr>
          <w:rFonts w:ascii="Times New Roman" w:hAnsi="Times New Roman"/>
          <w:color w:val="000000" w:themeColor="text1"/>
          <w:sz w:val="24"/>
          <w:szCs w:val="24"/>
        </w:rPr>
        <w:t>:</w:t>
      </w:r>
      <w:r w:rsidRPr="008D04D0">
        <w:rPr>
          <w:rFonts w:ascii="Times New Roman" w:hAnsi="Times New Roman"/>
          <w:color w:val="000000" w:themeColor="text1"/>
          <w:sz w:val="24"/>
          <w:szCs w:val="24"/>
        </w:rPr>
        <w:t xml:space="preserve"> </w:t>
      </w:r>
      <w:hyperlink r:id="rId19" w:history="1">
        <w:r w:rsidRPr="008D04D0">
          <w:rPr>
            <w:rStyle w:val="Hyperlink"/>
            <w:rFonts w:ascii="Times New Roman" w:hAnsi="Times New Roman"/>
            <w:sz w:val="24"/>
            <w:szCs w:val="24"/>
          </w:rPr>
          <w:t>privacyofficer@medstar.net</w:t>
        </w:r>
      </w:hyperlink>
      <w:r w:rsidRPr="008D04D0">
        <w:rPr>
          <w:rFonts w:cs="Calibri"/>
          <w:color w:val="1F497D"/>
          <w:sz w:val="24"/>
          <w:szCs w:val="24"/>
        </w:rPr>
        <w:t>.</w:t>
      </w:r>
    </w:p>
    <w:p w14:paraId="022780C1" w14:textId="1F45E074" w:rsidR="00171C70" w:rsidRPr="008B19EE" w:rsidRDefault="00DB3124" w:rsidP="001D4B77">
      <w:pPr>
        <w:pStyle w:val="ListParagraph"/>
        <w:numPr>
          <w:ilvl w:val="1"/>
          <w:numId w:val="1"/>
        </w:numPr>
        <w:spacing w:after="0" w:line="240" w:lineRule="auto"/>
        <w:contextualSpacing w:val="0"/>
        <w:jc w:val="both"/>
        <w:rPr>
          <w:rFonts w:ascii="Times New Roman" w:hAnsi="Times New Roman"/>
          <w:color w:val="000000" w:themeColor="text1"/>
          <w:sz w:val="24"/>
          <w:szCs w:val="24"/>
        </w:rPr>
      </w:pPr>
      <w:r w:rsidRPr="008D04D0">
        <w:rPr>
          <w:rFonts w:ascii="Times New Roman" w:hAnsi="Times New Roman"/>
          <w:color w:val="000000" w:themeColor="text1"/>
          <w:sz w:val="24"/>
          <w:szCs w:val="24"/>
        </w:rPr>
        <w:t xml:space="preserve">MedStar Application Owner - Name: </w:t>
      </w:r>
      <w:r w:rsidR="001D4B77">
        <w:rPr>
          <w:rFonts w:ascii="Times New Roman" w:hAnsi="Times New Roman"/>
          <w:color w:val="000000" w:themeColor="text1"/>
          <w:sz w:val="24"/>
          <w:szCs w:val="24"/>
        </w:rPr>
        <w:t>Mark Schneider</w:t>
      </w:r>
      <w:r w:rsidRPr="008D04D0">
        <w:rPr>
          <w:rFonts w:ascii="Times New Roman" w:hAnsi="Times New Roman"/>
          <w:color w:val="000000" w:themeColor="text1"/>
          <w:sz w:val="24"/>
          <w:szCs w:val="24"/>
        </w:rPr>
        <w:t xml:space="preserve"> Email: </w:t>
      </w:r>
      <w:hyperlink r:id="rId20" w:history="1">
        <w:r w:rsidR="001D4B77" w:rsidRPr="00E2678D">
          <w:rPr>
            <w:rStyle w:val="Hyperlink"/>
            <w:rFonts w:ascii="Times New Roman" w:hAnsi="Times New Roman"/>
            <w:sz w:val="24"/>
            <w:szCs w:val="24"/>
          </w:rPr>
          <w:t>mark.k.schneider@medstar.net</w:t>
        </w:r>
      </w:hyperlink>
      <w:r w:rsidR="001D4B77">
        <w:rPr>
          <w:rFonts w:ascii="Times New Roman" w:hAnsi="Times New Roman"/>
          <w:color w:val="000000" w:themeColor="text1"/>
          <w:sz w:val="24"/>
          <w:szCs w:val="24"/>
        </w:rPr>
        <w:t xml:space="preserve"> </w:t>
      </w:r>
    </w:p>
    <w:p w14:paraId="40831566" w14:textId="162FAD76" w:rsidR="004D1B77" w:rsidRPr="00D26415" w:rsidRDefault="002A0463" w:rsidP="00D26415">
      <w:pPr>
        <w:pStyle w:val="ListParagraph"/>
        <w:numPr>
          <w:ilvl w:val="0"/>
          <w:numId w:val="1"/>
        </w:numPr>
        <w:spacing w:before="120" w:after="120" w:line="240" w:lineRule="auto"/>
        <w:contextualSpacing w:val="0"/>
        <w:jc w:val="both"/>
        <w:rPr>
          <w:rFonts w:ascii="Times New Roman" w:hAnsi="Times New Roman"/>
          <w:color w:val="000000" w:themeColor="text1"/>
          <w:sz w:val="24"/>
          <w:szCs w:val="24"/>
        </w:rPr>
      </w:pPr>
      <w:r w:rsidRPr="00E81C98">
        <w:rPr>
          <w:rFonts w:ascii="Times New Roman" w:hAnsi="Times New Roman"/>
          <w:color w:val="000000" w:themeColor="text1"/>
          <w:sz w:val="24"/>
        </w:rPr>
        <w:t xml:space="preserve">Indemnification. At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’s expense,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 shall defend, indemnify, and hold harmless Client and its directors, officers, agents, employees, members, subsidiaries and successors in interest from and against any claim, action, proceeding, liability, loss, damage, cost, or expense, including, without limitation, </w:t>
      </w:r>
      <w:r w:rsidR="00B027AC" w:rsidRPr="00D26415">
        <w:rPr>
          <w:rFonts w:ascii="Times New Roman" w:hAnsi="Times New Roman"/>
          <w:color w:val="000000" w:themeColor="text1"/>
          <w:sz w:val="24"/>
          <w:szCs w:val="24"/>
        </w:rPr>
        <w:t xml:space="preserve">costs associated with providing notice to affected customers, credit monitoring services, </w:t>
      </w:r>
      <w:r w:rsidR="00AA35FC" w:rsidRPr="00D26415">
        <w:rPr>
          <w:rFonts w:ascii="Times New Roman" w:hAnsi="Times New Roman"/>
          <w:color w:val="000000" w:themeColor="text1"/>
          <w:sz w:val="24"/>
          <w:szCs w:val="24"/>
        </w:rPr>
        <w:t xml:space="preserve">reasonable </w:t>
      </w:r>
      <w:r w:rsidRPr="00E81C98">
        <w:rPr>
          <w:rFonts w:ascii="Times New Roman" w:hAnsi="Times New Roman"/>
          <w:color w:val="000000" w:themeColor="text1"/>
          <w:sz w:val="24"/>
        </w:rPr>
        <w:t xml:space="preserve">attorneys’ fees, experts’ fees and court costs, arising out of </w:t>
      </w:r>
      <w:r w:rsidR="00D65285">
        <w:rPr>
          <w:rFonts w:ascii="Times New Roman" w:hAnsi="Times New Roman"/>
          <w:color w:val="000000" w:themeColor="text1"/>
          <w:sz w:val="24"/>
        </w:rPr>
        <w:t>Vendor</w:t>
      </w:r>
      <w:r w:rsidRPr="00E81C98">
        <w:rPr>
          <w:rFonts w:ascii="Times New Roman" w:hAnsi="Times New Roman"/>
          <w:color w:val="000000" w:themeColor="text1"/>
          <w:sz w:val="24"/>
        </w:rPr>
        <w:t xml:space="preserve">’s breach of its security obligations under this </w:t>
      </w:r>
      <w:r w:rsidR="00D65285">
        <w:rPr>
          <w:rFonts w:ascii="Times New Roman" w:hAnsi="Times New Roman"/>
          <w:color w:val="000000" w:themeColor="text1"/>
          <w:sz w:val="24"/>
          <w:szCs w:val="24"/>
        </w:rPr>
        <w:t>Addendum</w:t>
      </w:r>
      <w:r w:rsidRPr="00D26415">
        <w:rPr>
          <w:rFonts w:ascii="Times New Roman" w:hAnsi="Times New Roman"/>
          <w:color w:val="000000" w:themeColor="text1"/>
          <w:sz w:val="24"/>
          <w:szCs w:val="24"/>
        </w:rPr>
        <w:t>.</w:t>
      </w:r>
    </w:p>
    <w:p w14:paraId="7FD8C71D" w14:textId="77777777" w:rsidR="000853A7" w:rsidRDefault="000853A7" w:rsidP="00E81C98">
      <w:pPr>
        <w:spacing w:before="120" w:after="120" w:line="240" w:lineRule="auto"/>
        <w:jc w:val="both"/>
        <w:rPr>
          <w:rFonts w:ascii="Times New Roman" w:hAnsi="Times New Roman"/>
          <w:color w:val="000000" w:themeColor="text1"/>
          <w:sz w:val="24"/>
        </w:rPr>
      </w:pPr>
    </w:p>
    <w:p w14:paraId="3A5BAB4E" w14:textId="27A8BDCF" w:rsidR="00FA36DD" w:rsidRDefault="00FA36DD" w:rsidP="00E81C98">
      <w:pPr>
        <w:spacing w:before="120" w:after="120" w:line="240" w:lineRule="auto"/>
        <w:jc w:val="both"/>
        <w:rPr>
          <w:rFonts w:ascii="Times New Roman" w:hAnsi="Times New Roman"/>
          <w:color w:val="000000" w:themeColor="text1"/>
          <w:sz w:val="24"/>
        </w:rPr>
      </w:pPr>
      <w:r>
        <w:rPr>
          <w:rFonts w:ascii="Times New Roman" w:hAnsi="Times New Roman"/>
          <w:color w:val="000000" w:themeColor="text1"/>
          <w:sz w:val="24"/>
        </w:rPr>
        <w:t xml:space="preserve">IN WITNESS WHEREOF, the parties hereto have agreed and accepted the terms and </w:t>
      </w:r>
      <w:r w:rsidR="00D65285">
        <w:rPr>
          <w:rFonts w:ascii="Times New Roman" w:hAnsi="Times New Roman"/>
          <w:color w:val="000000" w:themeColor="text1"/>
          <w:sz w:val="24"/>
        </w:rPr>
        <w:t>con</w:t>
      </w:r>
      <w:r>
        <w:rPr>
          <w:rFonts w:ascii="Times New Roman" w:hAnsi="Times New Roman"/>
          <w:color w:val="000000" w:themeColor="text1"/>
          <w:sz w:val="24"/>
        </w:rPr>
        <w:t xml:space="preserve">ditions of, and have duly executed this </w:t>
      </w:r>
      <w:r w:rsidR="000B720D">
        <w:rPr>
          <w:rFonts w:ascii="Times New Roman" w:hAnsi="Times New Roman"/>
          <w:color w:val="000000" w:themeColor="text1"/>
          <w:sz w:val="24"/>
        </w:rPr>
        <w:t>Addendum</w:t>
      </w:r>
      <w:r>
        <w:rPr>
          <w:rFonts w:ascii="Times New Roman" w:hAnsi="Times New Roman"/>
          <w:color w:val="000000" w:themeColor="text1"/>
          <w:sz w:val="24"/>
        </w:rPr>
        <w:t>.</w:t>
      </w:r>
    </w:p>
    <w:p w14:paraId="69C7AE45" w14:textId="77777777" w:rsidR="00FA36DD" w:rsidRDefault="00FA36DD" w:rsidP="00E81C98">
      <w:pPr>
        <w:spacing w:before="120" w:after="120" w:line="240" w:lineRule="auto"/>
        <w:jc w:val="both"/>
        <w:rPr>
          <w:rFonts w:ascii="Times New Roman" w:hAnsi="Times New Roman"/>
          <w:color w:val="000000" w:themeColor="text1"/>
          <w:sz w:val="24"/>
        </w:rPr>
      </w:pPr>
    </w:p>
    <w:p w14:paraId="2C756C3A" w14:textId="77777777" w:rsidR="00FA36DD" w:rsidRPr="005E2969" w:rsidRDefault="00FA36DD" w:rsidP="00FA36DD">
      <w:pPr>
        <w:tabs>
          <w:tab w:val="left" w:pos="4680"/>
        </w:tabs>
        <w:outlineLvl w:val="0"/>
        <w:rPr>
          <w:rFonts w:ascii="Times New Roman" w:hAnsi="Times New Roman"/>
        </w:rPr>
      </w:pPr>
      <w:r>
        <w:rPr>
          <w:rFonts w:ascii="Times New Roman" w:hAnsi="Times New Roman"/>
        </w:rPr>
        <w:t>_________________________</w:t>
      </w:r>
      <w:r w:rsidRPr="005E2969">
        <w:rPr>
          <w:rFonts w:ascii="Times New Roman" w:hAnsi="Times New Roman"/>
        </w:rPr>
        <w:t xml:space="preserve"> </w:t>
      </w:r>
      <w:r w:rsidRPr="005E2969">
        <w:rPr>
          <w:rFonts w:ascii="Times New Roman" w:hAnsi="Times New Roman"/>
        </w:rPr>
        <w:tab/>
      </w:r>
      <w:r w:rsidRPr="001D4B77">
        <w:rPr>
          <w:rFonts w:ascii="Times New Roman" w:hAnsi="Times New Roman"/>
          <w:highlight w:val="yellow"/>
        </w:rPr>
        <w:t>_________________________</w:t>
      </w:r>
      <w:r>
        <w:rPr>
          <w:rFonts w:ascii="Times New Roman" w:hAnsi="Times New Roman"/>
        </w:rPr>
        <w:br/>
        <w:t>“MedStar”</w:t>
      </w:r>
      <w:r>
        <w:rPr>
          <w:rFonts w:ascii="Times New Roman" w:hAnsi="Times New Roman"/>
        </w:rPr>
        <w:tab/>
      </w:r>
      <w:r w:rsidRPr="001D4B77">
        <w:rPr>
          <w:rFonts w:ascii="Times New Roman" w:hAnsi="Times New Roman"/>
          <w:highlight w:val="yellow"/>
        </w:rPr>
        <w:t>“Vendor”</w:t>
      </w:r>
    </w:p>
    <w:p w14:paraId="2FC5BAC6" w14:textId="77777777" w:rsidR="00FA36DD" w:rsidRPr="005E2969" w:rsidRDefault="00FA36DD" w:rsidP="00FA36DD">
      <w:pPr>
        <w:tabs>
          <w:tab w:val="left" w:pos="4680"/>
        </w:tabs>
        <w:rPr>
          <w:rFonts w:ascii="Times New Roman" w:hAnsi="Times New Roman"/>
        </w:rPr>
      </w:pPr>
      <w:r w:rsidRPr="005E2969">
        <w:rPr>
          <w:rFonts w:ascii="Times New Roman" w:hAnsi="Times New Roman"/>
        </w:rPr>
        <w:t xml:space="preserve"> </w:t>
      </w:r>
    </w:p>
    <w:p w14:paraId="4F9AFF44" w14:textId="77777777" w:rsidR="00FA36DD" w:rsidRPr="005E2969" w:rsidRDefault="00FA36DD" w:rsidP="00FA36DD">
      <w:pPr>
        <w:tabs>
          <w:tab w:val="left" w:pos="4680"/>
        </w:tabs>
        <w:rPr>
          <w:rFonts w:ascii="Times New Roman" w:hAnsi="Times New Roman"/>
        </w:rPr>
      </w:pPr>
      <w:r w:rsidRPr="005E2969">
        <w:rPr>
          <w:rFonts w:ascii="Times New Roman" w:hAnsi="Times New Roman"/>
        </w:rPr>
        <w:t xml:space="preserve">By ______________________________ </w:t>
      </w:r>
      <w:r w:rsidRPr="005E2969">
        <w:rPr>
          <w:rFonts w:ascii="Times New Roman" w:hAnsi="Times New Roman"/>
        </w:rPr>
        <w:tab/>
      </w:r>
      <w:r w:rsidRPr="001D4B77">
        <w:rPr>
          <w:rFonts w:ascii="Times New Roman" w:hAnsi="Times New Roman"/>
          <w:highlight w:val="yellow"/>
        </w:rPr>
        <w:t>By</w:t>
      </w:r>
      <w:r w:rsidRPr="001D4B77">
        <w:rPr>
          <w:rFonts w:ascii="Times New Roman" w:hAnsi="Times New Roman"/>
          <w:highlight w:val="yellow"/>
        </w:rPr>
        <w:tab/>
        <w:t>_______________________________</w:t>
      </w:r>
    </w:p>
    <w:p w14:paraId="083FBC88" w14:textId="77777777" w:rsidR="00FA36DD" w:rsidRPr="005E2969" w:rsidRDefault="00FA36DD" w:rsidP="00FA36DD">
      <w:pPr>
        <w:rPr>
          <w:rFonts w:ascii="Times New Roman" w:hAnsi="Times New Roman"/>
        </w:rPr>
      </w:pPr>
    </w:p>
    <w:p w14:paraId="1030654E" w14:textId="77777777" w:rsidR="00FA36DD" w:rsidRPr="005E2969" w:rsidRDefault="00FA36DD" w:rsidP="00FA36DD">
      <w:pPr>
        <w:tabs>
          <w:tab w:val="left" w:pos="4680"/>
        </w:tabs>
        <w:rPr>
          <w:rFonts w:ascii="Times New Roman" w:hAnsi="Times New Roman"/>
        </w:rPr>
      </w:pPr>
      <w:r w:rsidRPr="005E2969">
        <w:rPr>
          <w:rFonts w:ascii="Times New Roman" w:hAnsi="Times New Roman"/>
        </w:rPr>
        <w:t>Date ______________________________</w:t>
      </w:r>
      <w:r w:rsidRPr="005E2969">
        <w:rPr>
          <w:rFonts w:ascii="Times New Roman" w:hAnsi="Times New Roman"/>
        </w:rPr>
        <w:tab/>
      </w:r>
      <w:r w:rsidRPr="001D4B77">
        <w:rPr>
          <w:rFonts w:ascii="Times New Roman" w:hAnsi="Times New Roman"/>
          <w:highlight w:val="yellow"/>
        </w:rPr>
        <w:t>Date_______________________________</w:t>
      </w:r>
    </w:p>
    <w:p w14:paraId="2BAB2825" w14:textId="77777777" w:rsidR="00FA36DD" w:rsidRPr="00E81C98" w:rsidRDefault="00FA36DD" w:rsidP="00E81C98">
      <w:pPr>
        <w:spacing w:before="120" w:after="120" w:line="240" w:lineRule="auto"/>
        <w:jc w:val="both"/>
        <w:rPr>
          <w:rFonts w:ascii="Times New Roman" w:hAnsi="Times New Roman"/>
          <w:color w:val="000000" w:themeColor="text1"/>
          <w:sz w:val="24"/>
        </w:rPr>
      </w:pPr>
    </w:p>
    <w:sectPr w:rsidR="00FA36DD" w:rsidRPr="00E81C98" w:rsidSect="0047534D">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rian Bishop" w:date="2020-05-11T16:06:00Z" w:initials="BB">
    <w:p w14:paraId="0EB1D5C3" w14:textId="5BD03C8A" w:rsidR="00F7518C" w:rsidRDefault="00F7518C">
      <w:pPr>
        <w:pStyle w:val="CommentText"/>
      </w:pPr>
      <w:r>
        <w:rPr>
          <w:rStyle w:val="CommentReference"/>
        </w:rPr>
        <w:annotationRef/>
      </w:r>
      <w:r>
        <w:t xml:space="preserve">Since PeriGen does not provide data storage services, annual audits should not be required.  PeriGen performs Technical Support services with access through SecureLink.  </w:t>
      </w:r>
    </w:p>
  </w:comment>
  <w:comment w:id="6" w:author="Brian Bishop" w:date="2020-05-11T17:00:00Z" w:initials="BB">
    <w:p w14:paraId="1A1DE6BE" w14:textId="2A10C0BF" w:rsidR="00BB5509" w:rsidRDefault="00BB5509">
      <w:pPr>
        <w:pStyle w:val="CommentText"/>
      </w:pPr>
      <w:r>
        <w:rPr>
          <w:rStyle w:val="CommentReference"/>
        </w:rPr>
        <w:annotationRef/>
      </w:r>
      <w:r>
        <w:t>Vendor Products will continue to work in the environment that they were released for.  The word ‘current’ could mean any new version of a 3</w:t>
      </w:r>
      <w:r w:rsidRPr="00BB5509">
        <w:rPr>
          <w:vertAlign w:val="superscript"/>
        </w:rPr>
        <w:t>rd</w:t>
      </w:r>
      <w:r>
        <w:t xml:space="preserve"> party software, such as a new operating system.  The product can only be run on validated environments and there can be no requirement that the current version of the product will work with a future OS.</w:t>
      </w:r>
    </w:p>
  </w:comment>
  <w:comment w:id="8" w:author="Brian Bishop" w:date="2020-05-11T17:08:00Z" w:initials="BB">
    <w:p w14:paraId="0605820C" w14:textId="5AE2FDAC" w:rsidR="00BB5509" w:rsidRDefault="00BB5509">
      <w:pPr>
        <w:pStyle w:val="CommentText"/>
      </w:pPr>
      <w:r>
        <w:rPr>
          <w:rStyle w:val="CommentReference"/>
        </w:rPr>
        <w:annotationRef/>
      </w:r>
      <w:r>
        <w:t xml:space="preserve">Since Vendor Products are controlled medical devices, changes to the product cannot be performed without proper and approved controls.  The Client may remove the SW, but cannot change </w:t>
      </w:r>
      <w:r w:rsidR="00D511C1">
        <w:t>the product.</w:t>
      </w:r>
    </w:p>
  </w:comment>
  <w:comment w:id="10" w:author="Brian Bishop" w:date="2020-05-14T10:41:00Z" w:initials="BB">
    <w:p w14:paraId="184582F4" w14:textId="77777777" w:rsidR="004C1D6F" w:rsidRDefault="004C1D6F" w:rsidP="004C1D6F">
      <w:pPr>
        <w:pStyle w:val="CommentText"/>
      </w:pPr>
      <w:r>
        <w:rPr>
          <w:rStyle w:val="CommentReference"/>
        </w:rPr>
        <w:annotationRef/>
      </w:r>
      <w:r>
        <w:rPr>
          <w:rStyle w:val="CommentReference"/>
        </w:rPr>
        <w:annotationRef/>
      </w:r>
      <w:r>
        <w:t>Since Vendor Products are controlled medical devices, changes to the product cannot be performed without proper and approved controls.  The Client may remove the SW, but cannot change the product.</w:t>
      </w:r>
    </w:p>
    <w:p w14:paraId="68B8DBB9" w14:textId="3DBD9079" w:rsidR="004C1D6F" w:rsidRDefault="004C1D6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B1D5C3" w15:done="0"/>
  <w15:commentEx w15:paraId="1A1DE6BE" w15:done="0"/>
  <w15:commentEx w15:paraId="0605820C" w15:done="0"/>
  <w15:commentEx w15:paraId="68B8DB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679EEB" w16cex:dateUtc="2020-05-14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B1D5C3" w16cid:durableId="2263F682"/>
  <w16cid:commentId w16cid:paraId="1A1DE6BE" w16cid:durableId="2264033D"/>
  <w16cid:commentId w16cid:paraId="0605820C" w16cid:durableId="226404F4"/>
  <w16cid:commentId w16cid:paraId="68B8DBB9" w16cid:durableId="22679E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2756" w14:textId="77777777" w:rsidR="00AC5084" w:rsidRDefault="00AC5084" w:rsidP="00BA7714">
      <w:pPr>
        <w:spacing w:after="0" w:line="240" w:lineRule="auto"/>
      </w:pPr>
      <w:r>
        <w:separator/>
      </w:r>
    </w:p>
  </w:endnote>
  <w:endnote w:type="continuationSeparator" w:id="0">
    <w:p w14:paraId="64DCB28E" w14:textId="77777777" w:rsidR="00AC5084" w:rsidRDefault="00AC5084" w:rsidP="00BA7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charset w:val="4D"/>
    <w:family w:val="auto"/>
    <w:pitch w:val="variable"/>
    <w:sig w:usb0="A00002FF" w:usb1="7800205A" w:usb2="146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A319" w14:textId="77777777" w:rsidR="00BA7714" w:rsidRDefault="00BA77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86BB" w14:textId="624BA654" w:rsidR="00BA7714" w:rsidRPr="00BA7714" w:rsidRDefault="00BA7714">
    <w:pPr>
      <w:pStyle w:val="Footer"/>
      <w:rPr>
        <w:rFonts w:ascii="Times New Roman" w:hAnsi="Times New Roman"/>
      </w:rPr>
    </w:pPr>
    <w:r w:rsidRPr="00BA7714">
      <w:rPr>
        <w:rFonts w:ascii="Times New Roman" w:hAnsi="Times New Roman"/>
      </w:rPr>
      <w:t>Revised as of 03.22.19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8B08B" w14:textId="77777777" w:rsidR="00BA7714" w:rsidRDefault="00BA7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3963C" w14:textId="77777777" w:rsidR="00AC5084" w:rsidRDefault="00AC5084" w:rsidP="00BA7714">
      <w:pPr>
        <w:spacing w:after="0" w:line="240" w:lineRule="auto"/>
      </w:pPr>
      <w:r>
        <w:separator/>
      </w:r>
    </w:p>
  </w:footnote>
  <w:footnote w:type="continuationSeparator" w:id="0">
    <w:p w14:paraId="2011ACB5" w14:textId="77777777" w:rsidR="00AC5084" w:rsidRDefault="00AC5084" w:rsidP="00BA7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6800" w14:textId="77777777" w:rsidR="00BA7714" w:rsidRDefault="00BA77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F45E" w14:textId="77777777" w:rsidR="00BA7714" w:rsidRDefault="00BA77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B699" w14:textId="77777777" w:rsidR="00BA7714" w:rsidRDefault="00BA7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478A"/>
    <w:multiLevelType w:val="hybridMultilevel"/>
    <w:tmpl w:val="2634DADE"/>
    <w:lvl w:ilvl="0" w:tplc="7F04420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E68CD"/>
    <w:multiLevelType w:val="hybridMultilevel"/>
    <w:tmpl w:val="D7DA6B4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3B053D"/>
    <w:multiLevelType w:val="hybridMultilevel"/>
    <w:tmpl w:val="169E18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6A17432"/>
    <w:multiLevelType w:val="hybridMultilevel"/>
    <w:tmpl w:val="CD8AD3AA"/>
    <w:lvl w:ilvl="0" w:tplc="2996AF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722857"/>
    <w:multiLevelType w:val="hybridMultilevel"/>
    <w:tmpl w:val="8C0AD47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213491"/>
    <w:multiLevelType w:val="hybridMultilevel"/>
    <w:tmpl w:val="97E0F78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747A4207"/>
    <w:multiLevelType w:val="hybridMultilevel"/>
    <w:tmpl w:val="CFA0E276"/>
    <w:lvl w:ilvl="0" w:tplc="7A7C5B8A">
      <w:start w:val="1"/>
      <w:numFmt w:val="upperRoman"/>
      <w:lvlText w:val="%1."/>
      <w:lvlJc w:val="left"/>
      <w:pPr>
        <w:tabs>
          <w:tab w:val="num" w:pos="810"/>
        </w:tabs>
        <w:ind w:left="810" w:hanging="720"/>
      </w:pPr>
      <w:rPr>
        <w:rFonts w:hint="default"/>
        <w:b/>
      </w:rPr>
    </w:lvl>
    <w:lvl w:ilvl="1" w:tplc="DE0E54FA">
      <w:start w:val="1"/>
      <w:numFmt w:val="upperLetter"/>
      <w:lvlText w:val="%2."/>
      <w:lvlJc w:val="left"/>
      <w:pPr>
        <w:ind w:left="1170" w:hanging="360"/>
      </w:pPr>
      <w:rPr>
        <w:rFonts w:hint="default"/>
        <w:b w:val="0"/>
      </w:rPr>
    </w:lvl>
    <w:lvl w:ilvl="2" w:tplc="6B368C16">
      <w:start w:val="1"/>
      <w:numFmt w:val="lowerRoman"/>
      <w:lvlText w:val="%3."/>
      <w:lvlJc w:val="right"/>
      <w:pPr>
        <w:ind w:left="810" w:hanging="180"/>
      </w:pPr>
      <w:rPr>
        <w:i w:val="0"/>
      </w:r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4555312">
    <w:abstractNumId w:val="4"/>
  </w:num>
  <w:num w:numId="2" w16cid:durableId="1486895792">
    <w:abstractNumId w:val="6"/>
  </w:num>
  <w:num w:numId="3" w16cid:durableId="1990936498">
    <w:abstractNumId w:val="1"/>
  </w:num>
  <w:num w:numId="4" w16cid:durableId="1681664219">
    <w:abstractNumId w:val="5"/>
  </w:num>
  <w:num w:numId="5" w16cid:durableId="1120534753">
    <w:abstractNumId w:val="0"/>
  </w:num>
  <w:num w:numId="6" w16cid:durableId="1911302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1519318">
    <w:abstractNumId w:val="3"/>
  </w:num>
  <w:num w:numId="8" w16cid:durableId="6612058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Bishop">
    <w15:presenceInfo w15:providerId="AD" w15:userId="S::brian.bishop@perigen.com::d18fd413-6912-4193-9e68-3692e349ed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FCE"/>
    <w:rsid w:val="00002061"/>
    <w:rsid w:val="00003B2D"/>
    <w:rsid w:val="000061E3"/>
    <w:rsid w:val="00022244"/>
    <w:rsid w:val="00025D87"/>
    <w:rsid w:val="00031924"/>
    <w:rsid w:val="00036579"/>
    <w:rsid w:val="00043987"/>
    <w:rsid w:val="00046967"/>
    <w:rsid w:val="00050727"/>
    <w:rsid w:val="000527F0"/>
    <w:rsid w:val="0006635E"/>
    <w:rsid w:val="00070DB5"/>
    <w:rsid w:val="00073D06"/>
    <w:rsid w:val="00080DCE"/>
    <w:rsid w:val="000813C9"/>
    <w:rsid w:val="000853CB"/>
    <w:rsid w:val="00087093"/>
    <w:rsid w:val="000926CC"/>
    <w:rsid w:val="000953E0"/>
    <w:rsid w:val="000976F4"/>
    <w:rsid w:val="000A1162"/>
    <w:rsid w:val="000A5AFA"/>
    <w:rsid w:val="000B720D"/>
    <w:rsid w:val="000C3EC9"/>
    <w:rsid w:val="000C5A07"/>
    <w:rsid w:val="000D2945"/>
    <w:rsid w:val="000E42B9"/>
    <w:rsid w:val="000E7716"/>
    <w:rsid w:val="000F707F"/>
    <w:rsid w:val="00124CBB"/>
    <w:rsid w:val="001258CD"/>
    <w:rsid w:val="001310F5"/>
    <w:rsid w:val="001374F4"/>
    <w:rsid w:val="00137A29"/>
    <w:rsid w:val="0014554A"/>
    <w:rsid w:val="00160300"/>
    <w:rsid w:val="00165AC6"/>
    <w:rsid w:val="00167AAF"/>
    <w:rsid w:val="00171C70"/>
    <w:rsid w:val="001740B4"/>
    <w:rsid w:val="0018264F"/>
    <w:rsid w:val="001B7F02"/>
    <w:rsid w:val="001C0B40"/>
    <w:rsid w:val="001C1DF6"/>
    <w:rsid w:val="001D4B77"/>
    <w:rsid w:val="001F3B7A"/>
    <w:rsid w:val="001F4FD8"/>
    <w:rsid w:val="0020016B"/>
    <w:rsid w:val="00204A62"/>
    <w:rsid w:val="00210A5F"/>
    <w:rsid w:val="002128F2"/>
    <w:rsid w:val="00216893"/>
    <w:rsid w:val="002407A2"/>
    <w:rsid w:val="00247966"/>
    <w:rsid w:val="00256810"/>
    <w:rsid w:val="002728F0"/>
    <w:rsid w:val="00276EFE"/>
    <w:rsid w:val="002771BB"/>
    <w:rsid w:val="00285CCC"/>
    <w:rsid w:val="00291E8A"/>
    <w:rsid w:val="002A0463"/>
    <w:rsid w:val="002C35B7"/>
    <w:rsid w:val="002C5225"/>
    <w:rsid w:val="002C610B"/>
    <w:rsid w:val="002E0D6C"/>
    <w:rsid w:val="002E1311"/>
    <w:rsid w:val="002E61C8"/>
    <w:rsid w:val="003020E8"/>
    <w:rsid w:val="00304D60"/>
    <w:rsid w:val="00306317"/>
    <w:rsid w:val="00322342"/>
    <w:rsid w:val="00332B92"/>
    <w:rsid w:val="003333C8"/>
    <w:rsid w:val="00345A82"/>
    <w:rsid w:val="00350B68"/>
    <w:rsid w:val="003547A6"/>
    <w:rsid w:val="00355B2B"/>
    <w:rsid w:val="00375CD8"/>
    <w:rsid w:val="00376640"/>
    <w:rsid w:val="00376EB7"/>
    <w:rsid w:val="003859B5"/>
    <w:rsid w:val="00387D70"/>
    <w:rsid w:val="003922B7"/>
    <w:rsid w:val="003A2E6F"/>
    <w:rsid w:val="003B61C1"/>
    <w:rsid w:val="003B6C46"/>
    <w:rsid w:val="003B7A4E"/>
    <w:rsid w:val="003C0F2B"/>
    <w:rsid w:val="003C48B7"/>
    <w:rsid w:val="003D484A"/>
    <w:rsid w:val="003D72CB"/>
    <w:rsid w:val="003E09DC"/>
    <w:rsid w:val="003E6772"/>
    <w:rsid w:val="003F21EF"/>
    <w:rsid w:val="003F7C2A"/>
    <w:rsid w:val="004143CE"/>
    <w:rsid w:val="0041484E"/>
    <w:rsid w:val="00414F2C"/>
    <w:rsid w:val="00430D9B"/>
    <w:rsid w:val="004528F4"/>
    <w:rsid w:val="004644F6"/>
    <w:rsid w:val="0047534D"/>
    <w:rsid w:val="004919CE"/>
    <w:rsid w:val="00494870"/>
    <w:rsid w:val="0049659B"/>
    <w:rsid w:val="004C16F7"/>
    <w:rsid w:val="004C1D6F"/>
    <w:rsid w:val="004C3BA8"/>
    <w:rsid w:val="004C5C21"/>
    <w:rsid w:val="004D1B1C"/>
    <w:rsid w:val="004D1B77"/>
    <w:rsid w:val="004D20B4"/>
    <w:rsid w:val="004E1207"/>
    <w:rsid w:val="004E6BF7"/>
    <w:rsid w:val="004F21F7"/>
    <w:rsid w:val="004F57DA"/>
    <w:rsid w:val="004F7523"/>
    <w:rsid w:val="0050081B"/>
    <w:rsid w:val="0050248A"/>
    <w:rsid w:val="00514516"/>
    <w:rsid w:val="00517351"/>
    <w:rsid w:val="005358BD"/>
    <w:rsid w:val="0053647D"/>
    <w:rsid w:val="00536FE5"/>
    <w:rsid w:val="00550657"/>
    <w:rsid w:val="005541F6"/>
    <w:rsid w:val="00577CCD"/>
    <w:rsid w:val="005A545D"/>
    <w:rsid w:val="005A6DC2"/>
    <w:rsid w:val="005B5814"/>
    <w:rsid w:val="005B5D0A"/>
    <w:rsid w:val="005B64CF"/>
    <w:rsid w:val="005C4093"/>
    <w:rsid w:val="005C4F42"/>
    <w:rsid w:val="005C5A5E"/>
    <w:rsid w:val="005D3802"/>
    <w:rsid w:val="005D66F3"/>
    <w:rsid w:val="005E07A6"/>
    <w:rsid w:val="005E0B8C"/>
    <w:rsid w:val="005E7AC1"/>
    <w:rsid w:val="005F28D0"/>
    <w:rsid w:val="005F2F0E"/>
    <w:rsid w:val="005F6CAA"/>
    <w:rsid w:val="00605098"/>
    <w:rsid w:val="0060532A"/>
    <w:rsid w:val="00612E92"/>
    <w:rsid w:val="006314EE"/>
    <w:rsid w:val="006546B3"/>
    <w:rsid w:val="00661FF6"/>
    <w:rsid w:val="00663480"/>
    <w:rsid w:val="0068677A"/>
    <w:rsid w:val="00687A34"/>
    <w:rsid w:val="006935EC"/>
    <w:rsid w:val="006A302B"/>
    <w:rsid w:val="006C375D"/>
    <w:rsid w:val="006C69E1"/>
    <w:rsid w:val="006C7D82"/>
    <w:rsid w:val="006E09FB"/>
    <w:rsid w:val="006F64E0"/>
    <w:rsid w:val="006F7C0E"/>
    <w:rsid w:val="00706694"/>
    <w:rsid w:val="00712EDF"/>
    <w:rsid w:val="00715ACB"/>
    <w:rsid w:val="00722DDB"/>
    <w:rsid w:val="007259F3"/>
    <w:rsid w:val="00733FD5"/>
    <w:rsid w:val="007358C7"/>
    <w:rsid w:val="007436BF"/>
    <w:rsid w:val="0075524A"/>
    <w:rsid w:val="00772074"/>
    <w:rsid w:val="00774594"/>
    <w:rsid w:val="00774F05"/>
    <w:rsid w:val="00776B7B"/>
    <w:rsid w:val="00782736"/>
    <w:rsid w:val="007876FB"/>
    <w:rsid w:val="007A142A"/>
    <w:rsid w:val="007A549B"/>
    <w:rsid w:val="007B4FD2"/>
    <w:rsid w:val="007C3AAA"/>
    <w:rsid w:val="007E1883"/>
    <w:rsid w:val="007E302A"/>
    <w:rsid w:val="007E4095"/>
    <w:rsid w:val="007E5A78"/>
    <w:rsid w:val="007E5E5D"/>
    <w:rsid w:val="007E6F84"/>
    <w:rsid w:val="007F26F4"/>
    <w:rsid w:val="007F2B4D"/>
    <w:rsid w:val="008004D5"/>
    <w:rsid w:val="00805827"/>
    <w:rsid w:val="00805881"/>
    <w:rsid w:val="00806463"/>
    <w:rsid w:val="008112CD"/>
    <w:rsid w:val="00821A79"/>
    <w:rsid w:val="008242CE"/>
    <w:rsid w:val="0083798B"/>
    <w:rsid w:val="008458C1"/>
    <w:rsid w:val="0085499F"/>
    <w:rsid w:val="008578B1"/>
    <w:rsid w:val="00864943"/>
    <w:rsid w:val="00867E03"/>
    <w:rsid w:val="00886804"/>
    <w:rsid w:val="00894902"/>
    <w:rsid w:val="008A0B17"/>
    <w:rsid w:val="008A666B"/>
    <w:rsid w:val="008A708E"/>
    <w:rsid w:val="008B19EE"/>
    <w:rsid w:val="008B481E"/>
    <w:rsid w:val="008B4A14"/>
    <w:rsid w:val="008B69B4"/>
    <w:rsid w:val="008B7712"/>
    <w:rsid w:val="008C2AFC"/>
    <w:rsid w:val="008C454B"/>
    <w:rsid w:val="008C71D1"/>
    <w:rsid w:val="008C730E"/>
    <w:rsid w:val="008C7994"/>
    <w:rsid w:val="008D208D"/>
    <w:rsid w:val="008E167B"/>
    <w:rsid w:val="008E4BB4"/>
    <w:rsid w:val="008E503E"/>
    <w:rsid w:val="008F0B4F"/>
    <w:rsid w:val="00905C2A"/>
    <w:rsid w:val="00910617"/>
    <w:rsid w:val="009249C2"/>
    <w:rsid w:val="009427AC"/>
    <w:rsid w:val="0094466F"/>
    <w:rsid w:val="00954571"/>
    <w:rsid w:val="009549C4"/>
    <w:rsid w:val="00962B02"/>
    <w:rsid w:val="00967BDC"/>
    <w:rsid w:val="00975345"/>
    <w:rsid w:val="009833FB"/>
    <w:rsid w:val="00995E23"/>
    <w:rsid w:val="009A0BD2"/>
    <w:rsid w:val="009A165F"/>
    <w:rsid w:val="009A346A"/>
    <w:rsid w:val="009B030A"/>
    <w:rsid w:val="009D508F"/>
    <w:rsid w:val="009D53A6"/>
    <w:rsid w:val="009D782D"/>
    <w:rsid w:val="00A02AD5"/>
    <w:rsid w:val="00A16D80"/>
    <w:rsid w:val="00A2072E"/>
    <w:rsid w:val="00A240F3"/>
    <w:rsid w:val="00A25214"/>
    <w:rsid w:val="00A32C1B"/>
    <w:rsid w:val="00A336C3"/>
    <w:rsid w:val="00A4163B"/>
    <w:rsid w:val="00A45486"/>
    <w:rsid w:val="00A52C9C"/>
    <w:rsid w:val="00A52FD1"/>
    <w:rsid w:val="00A54FCE"/>
    <w:rsid w:val="00A74709"/>
    <w:rsid w:val="00A77C16"/>
    <w:rsid w:val="00AA35FC"/>
    <w:rsid w:val="00AA4A17"/>
    <w:rsid w:val="00AB0705"/>
    <w:rsid w:val="00AC5084"/>
    <w:rsid w:val="00AD2F3F"/>
    <w:rsid w:val="00AD3C99"/>
    <w:rsid w:val="00AD3DEC"/>
    <w:rsid w:val="00AE102E"/>
    <w:rsid w:val="00AE7E9F"/>
    <w:rsid w:val="00AF4458"/>
    <w:rsid w:val="00B027AC"/>
    <w:rsid w:val="00B1207B"/>
    <w:rsid w:val="00B14661"/>
    <w:rsid w:val="00B27371"/>
    <w:rsid w:val="00B310CA"/>
    <w:rsid w:val="00B52056"/>
    <w:rsid w:val="00B55474"/>
    <w:rsid w:val="00B56C96"/>
    <w:rsid w:val="00B57EAC"/>
    <w:rsid w:val="00B83988"/>
    <w:rsid w:val="00B952E3"/>
    <w:rsid w:val="00BA7714"/>
    <w:rsid w:val="00BB1470"/>
    <w:rsid w:val="00BB1E23"/>
    <w:rsid w:val="00BB39C5"/>
    <w:rsid w:val="00BB3CF9"/>
    <w:rsid w:val="00BB5509"/>
    <w:rsid w:val="00BC0807"/>
    <w:rsid w:val="00BD6B32"/>
    <w:rsid w:val="00BE29A9"/>
    <w:rsid w:val="00BE440B"/>
    <w:rsid w:val="00C02EE7"/>
    <w:rsid w:val="00C07785"/>
    <w:rsid w:val="00C07BE6"/>
    <w:rsid w:val="00C17C00"/>
    <w:rsid w:val="00C23E19"/>
    <w:rsid w:val="00C330F3"/>
    <w:rsid w:val="00C427B2"/>
    <w:rsid w:val="00C43ED4"/>
    <w:rsid w:val="00C5533E"/>
    <w:rsid w:val="00C71E5C"/>
    <w:rsid w:val="00C743E2"/>
    <w:rsid w:val="00CA2A16"/>
    <w:rsid w:val="00CA4102"/>
    <w:rsid w:val="00CB1F5C"/>
    <w:rsid w:val="00CB225A"/>
    <w:rsid w:val="00CC5F92"/>
    <w:rsid w:val="00CC6748"/>
    <w:rsid w:val="00CC73FE"/>
    <w:rsid w:val="00CD4D6C"/>
    <w:rsid w:val="00CF32C9"/>
    <w:rsid w:val="00D1096D"/>
    <w:rsid w:val="00D26415"/>
    <w:rsid w:val="00D47AEA"/>
    <w:rsid w:val="00D511C1"/>
    <w:rsid w:val="00D65285"/>
    <w:rsid w:val="00D667D7"/>
    <w:rsid w:val="00D716AE"/>
    <w:rsid w:val="00D84F71"/>
    <w:rsid w:val="00D861F0"/>
    <w:rsid w:val="00DA35F2"/>
    <w:rsid w:val="00DB3124"/>
    <w:rsid w:val="00DB7D47"/>
    <w:rsid w:val="00DC1A87"/>
    <w:rsid w:val="00DD149B"/>
    <w:rsid w:val="00DD3975"/>
    <w:rsid w:val="00DD4AB0"/>
    <w:rsid w:val="00DE2E15"/>
    <w:rsid w:val="00DE48ED"/>
    <w:rsid w:val="00DF76A5"/>
    <w:rsid w:val="00E01B16"/>
    <w:rsid w:val="00E075DC"/>
    <w:rsid w:val="00E1466B"/>
    <w:rsid w:val="00E32684"/>
    <w:rsid w:val="00E343C0"/>
    <w:rsid w:val="00E35A6A"/>
    <w:rsid w:val="00E37909"/>
    <w:rsid w:val="00E467C6"/>
    <w:rsid w:val="00E67703"/>
    <w:rsid w:val="00E81C98"/>
    <w:rsid w:val="00E878CD"/>
    <w:rsid w:val="00E947AF"/>
    <w:rsid w:val="00EA281F"/>
    <w:rsid w:val="00EB22CE"/>
    <w:rsid w:val="00EE31D7"/>
    <w:rsid w:val="00EE4F0E"/>
    <w:rsid w:val="00EF0212"/>
    <w:rsid w:val="00EF3609"/>
    <w:rsid w:val="00EF52C7"/>
    <w:rsid w:val="00F02E67"/>
    <w:rsid w:val="00F079FF"/>
    <w:rsid w:val="00F55FC1"/>
    <w:rsid w:val="00F6701D"/>
    <w:rsid w:val="00F709CB"/>
    <w:rsid w:val="00F718CE"/>
    <w:rsid w:val="00F7518C"/>
    <w:rsid w:val="00F802C7"/>
    <w:rsid w:val="00F92EA3"/>
    <w:rsid w:val="00FA36DD"/>
    <w:rsid w:val="00FA63A0"/>
    <w:rsid w:val="00FA6A95"/>
    <w:rsid w:val="00FB1CFF"/>
    <w:rsid w:val="00FB2719"/>
    <w:rsid w:val="00FB7202"/>
    <w:rsid w:val="00FC32E2"/>
    <w:rsid w:val="00FD3D74"/>
    <w:rsid w:val="00FE2E2F"/>
    <w:rsid w:val="00FF0964"/>
    <w:rsid w:val="00FF09FC"/>
    <w:rsid w:val="00FF57ED"/>
    <w:rsid w:val="00FF7B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7975E"/>
  <w15:docId w15:val="{C0971E08-F94A-6147-9E48-24BFEC7F3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9"/>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2719"/>
    <w:rPr>
      <w:color w:val="0000FF"/>
      <w:u w:val="single"/>
    </w:rPr>
  </w:style>
  <w:style w:type="paragraph" w:styleId="ListParagraph">
    <w:name w:val="List Paragraph"/>
    <w:basedOn w:val="Normal"/>
    <w:uiPriority w:val="34"/>
    <w:qFormat/>
    <w:rsid w:val="00A54FCE"/>
    <w:pPr>
      <w:ind w:left="720"/>
      <w:contextualSpacing/>
    </w:pPr>
  </w:style>
  <w:style w:type="paragraph" w:styleId="PlainText">
    <w:name w:val="Plain Text"/>
    <w:basedOn w:val="Normal"/>
    <w:link w:val="PlainTextChar"/>
    <w:uiPriority w:val="99"/>
    <w:unhideWhenUsed/>
    <w:rsid w:val="00FB2719"/>
    <w:pPr>
      <w:spacing w:after="0" w:line="240" w:lineRule="auto"/>
    </w:pPr>
    <w:rPr>
      <w:rFonts w:eastAsiaTheme="minorHAnsi"/>
    </w:rPr>
  </w:style>
  <w:style w:type="character" w:customStyle="1" w:styleId="PlainTextChar">
    <w:name w:val="Plain Text Char"/>
    <w:basedOn w:val="DefaultParagraphFont"/>
    <w:link w:val="PlainText"/>
    <w:uiPriority w:val="99"/>
    <w:rsid w:val="00A54FCE"/>
    <w:rPr>
      <w:rFonts w:ascii="Calibri" w:hAnsi="Calibri" w:cs="Times New Roman"/>
      <w:sz w:val="22"/>
      <w:szCs w:val="22"/>
    </w:rPr>
  </w:style>
  <w:style w:type="character" w:styleId="CommentReference">
    <w:name w:val="annotation reference"/>
    <w:basedOn w:val="DefaultParagraphFont"/>
    <w:uiPriority w:val="99"/>
    <w:semiHidden/>
    <w:unhideWhenUsed/>
    <w:rsid w:val="00A54FCE"/>
    <w:rPr>
      <w:sz w:val="16"/>
      <w:szCs w:val="16"/>
    </w:rPr>
  </w:style>
  <w:style w:type="paragraph" w:styleId="CommentText">
    <w:name w:val="annotation text"/>
    <w:basedOn w:val="Normal"/>
    <w:link w:val="CommentTextChar"/>
    <w:uiPriority w:val="99"/>
    <w:semiHidden/>
    <w:unhideWhenUsed/>
    <w:rsid w:val="00A54FCE"/>
    <w:pPr>
      <w:spacing w:line="240" w:lineRule="auto"/>
    </w:pPr>
    <w:rPr>
      <w:sz w:val="20"/>
      <w:szCs w:val="20"/>
    </w:rPr>
  </w:style>
  <w:style w:type="character" w:customStyle="1" w:styleId="CommentTextChar">
    <w:name w:val="Comment Text Char"/>
    <w:basedOn w:val="DefaultParagraphFont"/>
    <w:link w:val="CommentText"/>
    <w:uiPriority w:val="99"/>
    <w:semiHidden/>
    <w:rsid w:val="00A54FCE"/>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FB2719"/>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A54FCE"/>
    <w:rPr>
      <w:rFonts w:ascii="Times New Roman" w:eastAsia="Calibri" w:hAnsi="Times New Roman" w:cs="Times New Roman"/>
      <w:sz w:val="18"/>
      <w:szCs w:val="18"/>
    </w:rPr>
  </w:style>
  <w:style w:type="paragraph" w:customStyle="1" w:styleId="body">
    <w:name w:val="body"/>
    <w:basedOn w:val="Normal"/>
    <w:rsid w:val="003E6772"/>
    <w:pPr>
      <w:spacing w:after="0" w:line="260" w:lineRule="atLeast"/>
    </w:pPr>
    <w:rPr>
      <w:rFonts w:ascii="Palatino" w:eastAsia="Times New Roman" w:hAnsi="Palatino"/>
      <w:color w:val="000000"/>
      <w:szCs w:val="24"/>
    </w:rPr>
  </w:style>
  <w:style w:type="paragraph" w:customStyle="1" w:styleId="Default">
    <w:name w:val="Default"/>
    <w:rsid w:val="00B27371"/>
    <w:pPr>
      <w:autoSpaceDE w:val="0"/>
      <w:autoSpaceDN w:val="0"/>
      <w:adjustRightInd w:val="0"/>
    </w:pPr>
    <w:rPr>
      <w:rFonts w:ascii="Times New Roman" w:hAnsi="Times New Roman" w:cs="Times New Roman"/>
      <w:color w:val="000000"/>
    </w:rPr>
  </w:style>
  <w:style w:type="paragraph" w:styleId="CommentSubject">
    <w:name w:val="annotation subject"/>
    <w:basedOn w:val="CommentText"/>
    <w:next w:val="CommentText"/>
    <w:link w:val="CommentSubjectChar"/>
    <w:uiPriority w:val="99"/>
    <w:semiHidden/>
    <w:unhideWhenUsed/>
    <w:rsid w:val="006E09FB"/>
    <w:rPr>
      <w:b/>
      <w:bCs/>
    </w:rPr>
  </w:style>
  <w:style w:type="character" w:customStyle="1" w:styleId="CommentSubjectChar">
    <w:name w:val="Comment Subject Char"/>
    <w:basedOn w:val="CommentTextChar"/>
    <w:link w:val="CommentSubject"/>
    <w:uiPriority w:val="99"/>
    <w:semiHidden/>
    <w:rsid w:val="006E09FB"/>
    <w:rPr>
      <w:rFonts w:ascii="Calibri" w:eastAsia="Calibri" w:hAnsi="Calibri" w:cs="Times New Roman"/>
      <w:b/>
      <w:bCs/>
      <w:sz w:val="20"/>
      <w:szCs w:val="20"/>
    </w:rPr>
  </w:style>
  <w:style w:type="character" w:styleId="FootnoteReference">
    <w:name w:val="footnote reference"/>
    <w:uiPriority w:val="99"/>
    <w:unhideWhenUsed/>
    <w:rsid w:val="00805827"/>
    <w:rPr>
      <w:vertAlign w:val="superscript"/>
    </w:rPr>
  </w:style>
  <w:style w:type="character" w:styleId="FollowedHyperlink">
    <w:name w:val="FollowedHyperlink"/>
    <w:basedOn w:val="DefaultParagraphFont"/>
    <w:uiPriority w:val="99"/>
    <w:semiHidden/>
    <w:unhideWhenUsed/>
    <w:rsid w:val="000A5AFA"/>
    <w:rPr>
      <w:color w:val="954F72" w:themeColor="followedHyperlink"/>
      <w:u w:val="single"/>
    </w:rPr>
  </w:style>
  <w:style w:type="character" w:styleId="UnresolvedMention">
    <w:name w:val="Unresolved Mention"/>
    <w:basedOn w:val="DefaultParagraphFont"/>
    <w:uiPriority w:val="99"/>
    <w:semiHidden/>
    <w:unhideWhenUsed/>
    <w:rsid w:val="008B19EE"/>
    <w:rPr>
      <w:color w:val="808080"/>
      <w:shd w:val="clear" w:color="auto" w:fill="E6E6E6"/>
    </w:rPr>
  </w:style>
  <w:style w:type="character" w:customStyle="1" w:styleId="normaltextrun">
    <w:name w:val="normaltextrun"/>
    <w:basedOn w:val="DefaultParagraphFont"/>
    <w:rsid w:val="00FB2719"/>
  </w:style>
  <w:style w:type="paragraph" w:styleId="Header">
    <w:name w:val="header"/>
    <w:basedOn w:val="Normal"/>
    <w:link w:val="HeaderChar"/>
    <w:uiPriority w:val="99"/>
    <w:unhideWhenUsed/>
    <w:rsid w:val="00BA77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714"/>
    <w:rPr>
      <w:rFonts w:ascii="Calibri" w:eastAsia="Calibri" w:hAnsi="Calibri" w:cs="Times New Roman"/>
      <w:sz w:val="22"/>
      <w:szCs w:val="22"/>
    </w:rPr>
  </w:style>
  <w:style w:type="paragraph" w:styleId="Footer">
    <w:name w:val="footer"/>
    <w:basedOn w:val="Normal"/>
    <w:link w:val="FooterChar"/>
    <w:uiPriority w:val="99"/>
    <w:unhideWhenUsed/>
    <w:rsid w:val="00BA77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714"/>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24036">
      <w:bodyDiv w:val="1"/>
      <w:marLeft w:val="0"/>
      <w:marRight w:val="0"/>
      <w:marTop w:val="0"/>
      <w:marBottom w:val="0"/>
      <w:divBdr>
        <w:top w:val="none" w:sz="0" w:space="0" w:color="auto"/>
        <w:left w:val="none" w:sz="0" w:space="0" w:color="auto"/>
        <w:bottom w:val="none" w:sz="0" w:space="0" w:color="auto"/>
        <w:right w:val="none" w:sz="0" w:space="0" w:color="auto"/>
      </w:divBdr>
    </w:div>
    <w:div w:id="168915107">
      <w:bodyDiv w:val="1"/>
      <w:marLeft w:val="0"/>
      <w:marRight w:val="0"/>
      <w:marTop w:val="0"/>
      <w:marBottom w:val="0"/>
      <w:divBdr>
        <w:top w:val="none" w:sz="0" w:space="0" w:color="auto"/>
        <w:left w:val="none" w:sz="0" w:space="0" w:color="auto"/>
        <w:bottom w:val="none" w:sz="0" w:space="0" w:color="auto"/>
        <w:right w:val="none" w:sz="0" w:space="0" w:color="auto"/>
      </w:divBdr>
    </w:div>
    <w:div w:id="452946424">
      <w:bodyDiv w:val="1"/>
      <w:marLeft w:val="0"/>
      <w:marRight w:val="0"/>
      <w:marTop w:val="0"/>
      <w:marBottom w:val="0"/>
      <w:divBdr>
        <w:top w:val="none" w:sz="0" w:space="0" w:color="auto"/>
        <w:left w:val="none" w:sz="0" w:space="0" w:color="auto"/>
        <w:bottom w:val="none" w:sz="0" w:space="0" w:color="auto"/>
        <w:right w:val="none" w:sz="0" w:space="0" w:color="auto"/>
      </w:divBdr>
    </w:div>
    <w:div w:id="740298431">
      <w:bodyDiv w:val="1"/>
      <w:marLeft w:val="0"/>
      <w:marRight w:val="0"/>
      <w:marTop w:val="0"/>
      <w:marBottom w:val="0"/>
      <w:divBdr>
        <w:top w:val="none" w:sz="0" w:space="0" w:color="auto"/>
        <w:left w:val="none" w:sz="0" w:space="0" w:color="auto"/>
        <w:bottom w:val="none" w:sz="0" w:space="0" w:color="auto"/>
        <w:right w:val="none" w:sz="0" w:space="0" w:color="auto"/>
      </w:divBdr>
      <w:divsChild>
        <w:div w:id="1249119814">
          <w:marLeft w:val="0"/>
          <w:marRight w:val="0"/>
          <w:marTop w:val="0"/>
          <w:marBottom w:val="0"/>
          <w:divBdr>
            <w:top w:val="none" w:sz="0" w:space="0" w:color="auto"/>
            <w:left w:val="none" w:sz="0" w:space="0" w:color="auto"/>
            <w:bottom w:val="none" w:sz="0" w:space="0" w:color="auto"/>
            <w:right w:val="none" w:sz="0" w:space="0" w:color="auto"/>
          </w:divBdr>
          <w:divsChild>
            <w:div w:id="1929145110">
              <w:marLeft w:val="0"/>
              <w:marRight w:val="0"/>
              <w:marTop w:val="0"/>
              <w:marBottom w:val="0"/>
              <w:divBdr>
                <w:top w:val="none" w:sz="0" w:space="0" w:color="auto"/>
                <w:left w:val="none" w:sz="0" w:space="0" w:color="auto"/>
                <w:bottom w:val="none" w:sz="0" w:space="0" w:color="auto"/>
                <w:right w:val="none" w:sz="0" w:space="0" w:color="auto"/>
              </w:divBdr>
              <w:divsChild>
                <w:div w:id="9332329">
                  <w:marLeft w:val="0"/>
                  <w:marRight w:val="0"/>
                  <w:marTop w:val="0"/>
                  <w:marBottom w:val="0"/>
                  <w:divBdr>
                    <w:top w:val="none" w:sz="0" w:space="0" w:color="auto"/>
                    <w:left w:val="none" w:sz="0" w:space="0" w:color="auto"/>
                    <w:bottom w:val="none" w:sz="0" w:space="0" w:color="auto"/>
                    <w:right w:val="none" w:sz="0" w:space="0" w:color="auto"/>
                  </w:divBdr>
                </w:div>
                <w:div w:id="36322366">
                  <w:marLeft w:val="0"/>
                  <w:marRight w:val="0"/>
                  <w:marTop w:val="0"/>
                  <w:marBottom w:val="0"/>
                  <w:divBdr>
                    <w:top w:val="none" w:sz="0" w:space="0" w:color="auto"/>
                    <w:left w:val="none" w:sz="0" w:space="0" w:color="auto"/>
                    <w:bottom w:val="none" w:sz="0" w:space="0" w:color="auto"/>
                    <w:right w:val="none" w:sz="0" w:space="0" w:color="auto"/>
                  </w:divBdr>
                </w:div>
                <w:div w:id="47387877">
                  <w:marLeft w:val="0"/>
                  <w:marRight w:val="0"/>
                  <w:marTop w:val="0"/>
                  <w:marBottom w:val="0"/>
                  <w:divBdr>
                    <w:top w:val="none" w:sz="0" w:space="0" w:color="auto"/>
                    <w:left w:val="none" w:sz="0" w:space="0" w:color="auto"/>
                    <w:bottom w:val="none" w:sz="0" w:space="0" w:color="auto"/>
                    <w:right w:val="none" w:sz="0" w:space="0" w:color="auto"/>
                  </w:divBdr>
                </w:div>
                <w:div w:id="52899665">
                  <w:marLeft w:val="0"/>
                  <w:marRight w:val="0"/>
                  <w:marTop w:val="0"/>
                  <w:marBottom w:val="0"/>
                  <w:divBdr>
                    <w:top w:val="none" w:sz="0" w:space="0" w:color="auto"/>
                    <w:left w:val="none" w:sz="0" w:space="0" w:color="auto"/>
                    <w:bottom w:val="none" w:sz="0" w:space="0" w:color="auto"/>
                    <w:right w:val="none" w:sz="0" w:space="0" w:color="auto"/>
                  </w:divBdr>
                </w:div>
                <w:div w:id="56441164">
                  <w:marLeft w:val="0"/>
                  <w:marRight w:val="0"/>
                  <w:marTop w:val="0"/>
                  <w:marBottom w:val="0"/>
                  <w:divBdr>
                    <w:top w:val="none" w:sz="0" w:space="0" w:color="auto"/>
                    <w:left w:val="none" w:sz="0" w:space="0" w:color="auto"/>
                    <w:bottom w:val="none" w:sz="0" w:space="0" w:color="auto"/>
                    <w:right w:val="none" w:sz="0" w:space="0" w:color="auto"/>
                  </w:divBdr>
                </w:div>
                <w:div w:id="59794199">
                  <w:marLeft w:val="0"/>
                  <w:marRight w:val="0"/>
                  <w:marTop w:val="0"/>
                  <w:marBottom w:val="0"/>
                  <w:divBdr>
                    <w:top w:val="none" w:sz="0" w:space="0" w:color="auto"/>
                    <w:left w:val="none" w:sz="0" w:space="0" w:color="auto"/>
                    <w:bottom w:val="none" w:sz="0" w:space="0" w:color="auto"/>
                    <w:right w:val="none" w:sz="0" w:space="0" w:color="auto"/>
                  </w:divBdr>
                </w:div>
                <w:div w:id="60297408">
                  <w:marLeft w:val="0"/>
                  <w:marRight w:val="0"/>
                  <w:marTop w:val="0"/>
                  <w:marBottom w:val="0"/>
                  <w:divBdr>
                    <w:top w:val="none" w:sz="0" w:space="0" w:color="auto"/>
                    <w:left w:val="none" w:sz="0" w:space="0" w:color="auto"/>
                    <w:bottom w:val="none" w:sz="0" w:space="0" w:color="auto"/>
                    <w:right w:val="none" w:sz="0" w:space="0" w:color="auto"/>
                  </w:divBdr>
                </w:div>
                <w:div w:id="61606231">
                  <w:marLeft w:val="0"/>
                  <w:marRight w:val="0"/>
                  <w:marTop w:val="0"/>
                  <w:marBottom w:val="0"/>
                  <w:divBdr>
                    <w:top w:val="none" w:sz="0" w:space="0" w:color="auto"/>
                    <w:left w:val="none" w:sz="0" w:space="0" w:color="auto"/>
                    <w:bottom w:val="none" w:sz="0" w:space="0" w:color="auto"/>
                    <w:right w:val="none" w:sz="0" w:space="0" w:color="auto"/>
                  </w:divBdr>
                </w:div>
                <w:div w:id="77867071">
                  <w:marLeft w:val="0"/>
                  <w:marRight w:val="0"/>
                  <w:marTop w:val="0"/>
                  <w:marBottom w:val="0"/>
                  <w:divBdr>
                    <w:top w:val="none" w:sz="0" w:space="0" w:color="auto"/>
                    <w:left w:val="none" w:sz="0" w:space="0" w:color="auto"/>
                    <w:bottom w:val="none" w:sz="0" w:space="0" w:color="auto"/>
                    <w:right w:val="none" w:sz="0" w:space="0" w:color="auto"/>
                  </w:divBdr>
                </w:div>
                <w:div w:id="79328808">
                  <w:marLeft w:val="0"/>
                  <w:marRight w:val="0"/>
                  <w:marTop w:val="0"/>
                  <w:marBottom w:val="0"/>
                  <w:divBdr>
                    <w:top w:val="none" w:sz="0" w:space="0" w:color="auto"/>
                    <w:left w:val="none" w:sz="0" w:space="0" w:color="auto"/>
                    <w:bottom w:val="none" w:sz="0" w:space="0" w:color="auto"/>
                    <w:right w:val="none" w:sz="0" w:space="0" w:color="auto"/>
                  </w:divBdr>
                </w:div>
                <w:div w:id="101922382">
                  <w:marLeft w:val="0"/>
                  <w:marRight w:val="0"/>
                  <w:marTop w:val="0"/>
                  <w:marBottom w:val="0"/>
                  <w:divBdr>
                    <w:top w:val="none" w:sz="0" w:space="0" w:color="auto"/>
                    <w:left w:val="none" w:sz="0" w:space="0" w:color="auto"/>
                    <w:bottom w:val="none" w:sz="0" w:space="0" w:color="auto"/>
                    <w:right w:val="none" w:sz="0" w:space="0" w:color="auto"/>
                  </w:divBdr>
                </w:div>
                <w:div w:id="109790002">
                  <w:marLeft w:val="0"/>
                  <w:marRight w:val="0"/>
                  <w:marTop w:val="0"/>
                  <w:marBottom w:val="0"/>
                  <w:divBdr>
                    <w:top w:val="none" w:sz="0" w:space="0" w:color="auto"/>
                    <w:left w:val="none" w:sz="0" w:space="0" w:color="auto"/>
                    <w:bottom w:val="none" w:sz="0" w:space="0" w:color="auto"/>
                    <w:right w:val="none" w:sz="0" w:space="0" w:color="auto"/>
                  </w:divBdr>
                </w:div>
                <w:div w:id="129327241">
                  <w:marLeft w:val="0"/>
                  <w:marRight w:val="0"/>
                  <w:marTop w:val="0"/>
                  <w:marBottom w:val="0"/>
                  <w:divBdr>
                    <w:top w:val="none" w:sz="0" w:space="0" w:color="auto"/>
                    <w:left w:val="none" w:sz="0" w:space="0" w:color="auto"/>
                    <w:bottom w:val="none" w:sz="0" w:space="0" w:color="auto"/>
                    <w:right w:val="none" w:sz="0" w:space="0" w:color="auto"/>
                  </w:divBdr>
                </w:div>
                <w:div w:id="136146588">
                  <w:marLeft w:val="0"/>
                  <w:marRight w:val="0"/>
                  <w:marTop w:val="0"/>
                  <w:marBottom w:val="0"/>
                  <w:divBdr>
                    <w:top w:val="none" w:sz="0" w:space="0" w:color="auto"/>
                    <w:left w:val="none" w:sz="0" w:space="0" w:color="auto"/>
                    <w:bottom w:val="none" w:sz="0" w:space="0" w:color="auto"/>
                    <w:right w:val="none" w:sz="0" w:space="0" w:color="auto"/>
                  </w:divBdr>
                </w:div>
                <w:div w:id="179703279">
                  <w:marLeft w:val="0"/>
                  <w:marRight w:val="0"/>
                  <w:marTop w:val="0"/>
                  <w:marBottom w:val="0"/>
                  <w:divBdr>
                    <w:top w:val="none" w:sz="0" w:space="0" w:color="auto"/>
                    <w:left w:val="none" w:sz="0" w:space="0" w:color="auto"/>
                    <w:bottom w:val="none" w:sz="0" w:space="0" w:color="auto"/>
                    <w:right w:val="none" w:sz="0" w:space="0" w:color="auto"/>
                  </w:divBdr>
                </w:div>
                <w:div w:id="211843689">
                  <w:marLeft w:val="0"/>
                  <w:marRight w:val="0"/>
                  <w:marTop w:val="0"/>
                  <w:marBottom w:val="0"/>
                  <w:divBdr>
                    <w:top w:val="none" w:sz="0" w:space="0" w:color="auto"/>
                    <w:left w:val="none" w:sz="0" w:space="0" w:color="auto"/>
                    <w:bottom w:val="none" w:sz="0" w:space="0" w:color="auto"/>
                    <w:right w:val="none" w:sz="0" w:space="0" w:color="auto"/>
                  </w:divBdr>
                </w:div>
                <w:div w:id="217205664">
                  <w:marLeft w:val="0"/>
                  <w:marRight w:val="0"/>
                  <w:marTop w:val="0"/>
                  <w:marBottom w:val="0"/>
                  <w:divBdr>
                    <w:top w:val="none" w:sz="0" w:space="0" w:color="auto"/>
                    <w:left w:val="none" w:sz="0" w:space="0" w:color="auto"/>
                    <w:bottom w:val="none" w:sz="0" w:space="0" w:color="auto"/>
                    <w:right w:val="none" w:sz="0" w:space="0" w:color="auto"/>
                  </w:divBdr>
                </w:div>
                <w:div w:id="230044725">
                  <w:marLeft w:val="0"/>
                  <w:marRight w:val="0"/>
                  <w:marTop w:val="0"/>
                  <w:marBottom w:val="0"/>
                  <w:divBdr>
                    <w:top w:val="none" w:sz="0" w:space="0" w:color="auto"/>
                    <w:left w:val="none" w:sz="0" w:space="0" w:color="auto"/>
                    <w:bottom w:val="none" w:sz="0" w:space="0" w:color="auto"/>
                    <w:right w:val="none" w:sz="0" w:space="0" w:color="auto"/>
                  </w:divBdr>
                </w:div>
                <w:div w:id="258417148">
                  <w:marLeft w:val="0"/>
                  <w:marRight w:val="0"/>
                  <w:marTop w:val="0"/>
                  <w:marBottom w:val="0"/>
                  <w:divBdr>
                    <w:top w:val="none" w:sz="0" w:space="0" w:color="auto"/>
                    <w:left w:val="none" w:sz="0" w:space="0" w:color="auto"/>
                    <w:bottom w:val="none" w:sz="0" w:space="0" w:color="auto"/>
                    <w:right w:val="none" w:sz="0" w:space="0" w:color="auto"/>
                  </w:divBdr>
                </w:div>
                <w:div w:id="262542027">
                  <w:marLeft w:val="0"/>
                  <w:marRight w:val="0"/>
                  <w:marTop w:val="0"/>
                  <w:marBottom w:val="0"/>
                  <w:divBdr>
                    <w:top w:val="none" w:sz="0" w:space="0" w:color="auto"/>
                    <w:left w:val="none" w:sz="0" w:space="0" w:color="auto"/>
                    <w:bottom w:val="none" w:sz="0" w:space="0" w:color="auto"/>
                    <w:right w:val="none" w:sz="0" w:space="0" w:color="auto"/>
                  </w:divBdr>
                </w:div>
                <w:div w:id="272322304">
                  <w:marLeft w:val="0"/>
                  <w:marRight w:val="0"/>
                  <w:marTop w:val="0"/>
                  <w:marBottom w:val="0"/>
                  <w:divBdr>
                    <w:top w:val="none" w:sz="0" w:space="0" w:color="auto"/>
                    <w:left w:val="none" w:sz="0" w:space="0" w:color="auto"/>
                    <w:bottom w:val="none" w:sz="0" w:space="0" w:color="auto"/>
                    <w:right w:val="none" w:sz="0" w:space="0" w:color="auto"/>
                  </w:divBdr>
                </w:div>
                <w:div w:id="282419827">
                  <w:marLeft w:val="0"/>
                  <w:marRight w:val="0"/>
                  <w:marTop w:val="0"/>
                  <w:marBottom w:val="0"/>
                  <w:divBdr>
                    <w:top w:val="none" w:sz="0" w:space="0" w:color="auto"/>
                    <w:left w:val="none" w:sz="0" w:space="0" w:color="auto"/>
                    <w:bottom w:val="none" w:sz="0" w:space="0" w:color="auto"/>
                    <w:right w:val="none" w:sz="0" w:space="0" w:color="auto"/>
                  </w:divBdr>
                </w:div>
                <w:div w:id="289675737">
                  <w:marLeft w:val="0"/>
                  <w:marRight w:val="0"/>
                  <w:marTop w:val="0"/>
                  <w:marBottom w:val="0"/>
                  <w:divBdr>
                    <w:top w:val="none" w:sz="0" w:space="0" w:color="auto"/>
                    <w:left w:val="none" w:sz="0" w:space="0" w:color="auto"/>
                    <w:bottom w:val="none" w:sz="0" w:space="0" w:color="auto"/>
                    <w:right w:val="none" w:sz="0" w:space="0" w:color="auto"/>
                  </w:divBdr>
                </w:div>
                <w:div w:id="289870282">
                  <w:marLeft w:val="0"/>
                  <w:marRight w:val="0"/>
                  <w:marTop w:val="0"/>
                  <w:marBottom w:val="0"/>
                  <w:divBdr>
                    <w:top w:val="none" w:sz="0" w:space="0" w:color="auto"/>
                    <w:left w:val="none" w:sz="0" w:space="0" w:color="auto"/>
                    <w:bottom w:val="none" w:sz="0" w:space="0" w:color="auto"/>
                    <w:right w:val="none" w:sz="0" w:space="0" w:color="auto"/>
                  </w:divBdr>
                </w:div>
                <w:div w:id="303896750">
                  <w:marLeft w:val="0"/>
                  <w:marRight w:val="0"/>
                  <w:marTop w:val="0"/>
                  <w:marBottom w:val="0"/>
                  <w:divBdr>
                    <w:top w:val="none" w:sz="0" w:space="0" w:color="auto"/>
                    <w:left w:val="none" w:sz="0" w:space="0" w:color="auto"/>
                    <w:bottom w:val="none" w:sz="0" w:space="0" w:color="auto"/>
                    <w:right w:val="none" w:sz="0" w:space="0" w:color="auto"/>
                  </w:divBdr>
                </w:div>
                <w:div w:id="304432153">
                  <w:marLeft w:val="0"/>
                  <w:marRight w:val="0"/>
                  <w:marTop w:val="0"/>
                  <w:marBottom w:val="0"/>
                  <w:divBdr>
                    <w:top w:val="none" w:sz="0" w:space="0" w:color="auto"/>
                    <w:left w:val="none" w:sz="0" w:space="0" w:color="auto"/>
                    <w:bottom w:val="none" w:sz="0" w:space="0" w:color="auto"/>
                    <w:right w:val="none" w:sz="0" w:space="0" w:color="auto"/>
                  </w:divBdr>
                </w:div>
                <w:div w:id="313873888">
                  <w:marLeft w:val="0"/>
                  <w:marRight w:val="0"/>
                  <w:marTop w:val="0"/>
                  <w:marBottom w:val="0"/>
                  <w:divBdr>
                    <w:top w:val="none" w:sz="0" w:space="0" w:color="auto"/>
                    <w:left w:val="none" w:sz="0" w:space="0" w:color="auto"/>
                    <w:bottom w:val="none" w:sz="0" w:space="0" w:color="auto"/>
                    <w:right w:val="none" w:sz="0" w:space="0" w:color="auto"/>
                  </w:divBdr>
                </w:div>
                <w:div w:id="314989005">
                  <w:marLeft w:val="0"/>
                  <w:marRight w:val="0"/>
                  <w:marTop w:val="0"/>
                  <w:marBottom w:val="0"/>
                  <w:divBdr>
                    <w:top w:val="none" w:sz="0" w:space="0" w:color="auto"/>
                    <w:left w:val="none" w:sz="0" w:space="0" w:color="auto"/>
                    <w:bottom w:val="none" w:sz="0" w:space="0" w:color="auto"/>
                    <w:right w:val="none" w:sz="0" w:space="0" w:color="auto"/>
                  </w:divBdr>
                </w:div>
                <w:div w:id="362171393">
                  <w:marLeft w:val="0"/>
                  <w:marRight w:val="0"/>
                  <w:marTop w:val="0"/>
                  <w:marBottom w:val="0"/>
                  <w:divBdr>
                    <w:top w:val="none" w:sz="0" w:space="0" w:color="auto"/>
                    <w:left w:val="none" w:sz="0" w:space="0" w:color="auto"/>
                    <w:bottom w:val="none" w:sz="0" w:space="0" w:color="auto"/>
                    <w:right w:val="none" w:sz="0" w:space="0" w:color="auto"/>
                  </w:divBdr>
                </w:div>
                <w:div w:id="363337177">
                  <w:marLeft w:val="0"/>
                  <w:marRight w:val="0"/>
                  <w:marTop w:val="0"/>
                  <w:marBottom w:val="0"/>
                  <w:divBdr>
                    <w:top w:val="none" w:sz="0" w:space="0" w:color="auto"/>
                    <w:left w:val="none" w:sz="0" w:space="0" w:color="auto"/>
                    <w:bottom w:val="none" w:sz="0" w:space="0" w:color="auto"/>
                    <w:right w:val="none" w:sz="0" w:space="0" w:color="auto"/>
                  </w:divBdr>
                </w:div>
                <w:div w:id="392121728">
                  <w:marLeft w:val="0"/>
                  <w:marRight w:val="0"/>
                  <w:marTop w:val="0"/>
                  <w:marBottom w:val="0"/>
                  <w:divBdr>
                    <w:top w:val="none" w:sz="0" w:space="0" w:color="auto"/>
                    <w:left w:val="none" w:sz="0" w:space="0" w:color="auto"/>
                    <w:bottom w:val="none" w:sz="0" w:space="0" w:color="auto"/>
                    <w:right w:val="none" w:sz="0" w:space="0" w:color="auto"/>
                  </w:divBdr>
                </w:div>
                <w:div w:id="393160841">
                  <w:marLeft w:val="0"/>
                  <w:marRight w:val="0"/>
                  <w:marTop w:val="0"/>
                  <w:marBottom w:val="0"/>
                  <w:divBdr>
                    <w:top w:val="none" w:sz="0" w:space="0" w:color="auto"/>
                    <w:left w:val="none" w:sz="0" w:space="0" w:color="auto"/>
                    <w:bottom w:val="none" w:sz="0" w:space="0" w:color="auto"/>
                    <w:right w:val="none" w:sz="0" w:space="0" w:color="auto"/>
                  </w:divBdr>
                </w:div>
                <w:div w:id="411243294">
                  <w:marLeft w:val="0"/>
                  <w:marRight w:val="0"/>
                  <w:marTop w:val="0"/>
                  <w:marBottom w:val="0"/>
                  <w:divBdr>
                    <w:top w:val="none" w:sz="0" w:space="0" w:color="auto"/>
                    <w:left w:val="none" w:sz="0" w:space="0" w:color="auto"/>
                    <w:bottom w:val="none" w:sz="0" w:space="0" w:color="auto"/>
                    <w:right w:val="none" w:sz="0" w:space="0" w:color="auto"/>
                  </w:divBdr>
                </w:div>
                <w:div w:id="414397290">
                  <w:marLeft w:val="0"/>
                  <w:marRight w:val="0"/>
                  <w:marTop w:val="0"/>
                  <w:marBottom w:val="0"/>
                  <w:divBdr>
                    <w:top w:val="none" w:sz="0" w:space="0" w:color="auto"/>
                    <w:left w:val="none" w:sz="0" w:space="0" w:color="auto"/>
                    <w:bottom w:val="none" w:sz="0" w:space="0" w:color="auto"/>
                    <w:right w:val="none" w:sz="0" w:space="0" w:color="auto"/>
                  </w:divBdr>
                </w:div>
                <w:div w:id="419568819">
                  <w:marLeft w:val="0"/>
                  <w:marRight w:val="0"/>
                  <w:marTop w:val="0"/>
                  <w:marBottom w:val="0"/>
                  <w:divBdr>
                    <w:top w:val="none" w:sz="0" w:space="0" w:color="auto"/>
                    <w:left w:val="none" w:sz="0" w:space="0" w:color="auto"/>
                    <w:bottom w:val="none" w:sz="0" w:space="0" w:color="auto"/>
                    <w:right w:val="none" w:sz="0" w:space="0" w:color="auto"/>
                  </w:divBdr>
                </w:div>
                <w:div w:id="420639833">
                  <w:marLeft w:val="0"/>
                  <w:marRight w:val="0"/>
                  <w:marTop w:val="0"/>
                  <w:marBottom w:val="0"/>
                  <w:divBdr>
                    <w:top w:val="none" w:sz="0" w:space="0" w:color="auto"/>
                    <w:left w:val="none" w:sz="0" w:space="0" w:color="auto"/>
                    <w:bottom w:val="none" w:sz="0" w:space="0" w:color="auto"/>
                    <w:right w:val="none" w:sz="0" w:space="0" w:color="auto"/>
                  </w:divBdr>
                </w:div>
                <w:div w:id="422805476">
                  <w:marLeft w:val="0"/>
                  <w:marRight w:val="0"/>
                  <w:marTop w:val="0"/>
                  <w:marBottom w:val="0"/>
                  <w:divBdr>
                    <w:top w:val="none" w:sz="0" w:space="0" w:color="auto"/>
                    <w:left w:val="none" w:sz="0" w:space="0" w:color="auto"/>
                    <w:bottom w:val="none" w:sz="0" w:space="0" w:color="auto"/>
                    <w:right w:val="none" w:sz="0" w:space="0" w:color="auto"/>
                  </w:divBdr>
                </w:div>
                <w:div w:id="452985912">
                  <w:marLeft w:val="0"/>
                  <w:marRight w:val="0"/>
                  <w:marTop w:val="0"/>
                  <w:marBottom w:val="0"/>
                  <w:divBdr>
                    <w:top w:val="none" w:sz="0" w:space="0" w:color="auto"/>
                    <w:left w:val="none" w:sz="0" w:space="0" w:color="auto"/>
                    <w:bottom w:val="none" w:sz="0" w:space="0" w:color="auto"/>
                    <w:right w:val="none" w:sz="0" w:space="0" w:color="auto"/>
                  </w:divBdr>
                </w:div>
                <w:div w:id="453986735">
                  <w:marLeft w:val="0"/>
                  <w:marRight w:val="0"/>
                  <w:marTop w:val="0"/>
                  <w:marBottom w:val="0"/>
                  <w:divBdr>
                    <w:top w:val="none" w:sz="0" w:space="0" w:color="auto"/>
                    <w:left w:val="none" w:sz="0" w:space="0" w:color="auto"/>
                    <w:bottom w:val="none" w:sz="0" w:space="0" w:color="auto"/>
                    <w:right w:val="none" w:sz="0" w:space="0" w:color="auto"/>
                  </w:divBdr>
                </w:div>
                <w:div w:id="466508941">
                  <w:marLeft w:val="0"/>
                  <w:marRight w:val="0"/>
                  <w:marTop w:val="0"/>
                  <w:marBottom w:val="0"/>
                  <w:divBdr>
                    <w:top w:val="none" w:sz="0" w:space="0" w:color="auto"/>
                    <w:left w:val="none" w:sz="0" w:space="0" w:color="auto"/>
                    <w:bottom w:val="none" w:sz="0" w:space="0" w:color="auto"/>
                    <w:right w:val="none" w:sz="0" w:space="0" w:color="auto"/>
                  </w:divBdr>
                </w:div>
                <w:div w:id="470513076">
                  <w:marLeft w:val="0"/>
                  <w:marRight w:val="0"/>
                  <w:marTop w:val="0"/>
                  <w:marBottom w:val="0"/>
                  <w:divBdr>
                    <w:top w:val="none" w:sz="0" w:space="0" w:color="auto"/>
                    <w:left w:val="none" w:sz="0" w:space="0" w:color="auto"/>
                    <w:bottom w:val="none" w:sz="0" w:space="0" w:color="auto"/>
                    <w:right w:val="none" w:sz="0" w:space="0" w:color="auto"/>
                  </w:divBdr>
                </w:div>
                <w:div w:id="474572379">
                  <w:marLeft w:val="0"/>
                  <w:marRight w:val="0"/>
                  <w:marTop w:val="0"/>
                  <w:marBottom w:val="0"/>
                  <w:divBdr>
                    <w:top w:val="none" w:sz="0" w:space="0" w:color="auto"/>
                    <w:left w:val="none" w:sz="0" w:space="0" w:color="auto"/>
                    <w:bottom w:val="none" w:sz="0" w:space="0" w:color="auto"/>
                    <w:right w:val="none" w:sz="0" w:space="0" w:color="auto"/>
                  </w:divBdr>
                </w:div>
                <w:div w:id="476915599">
                  <w:marLeft w:val="0"/>
                  <w:marRight w:val="0"/>
                  <w:marTop w:val="0"/>
                  <w:marBottom w:val="0"/>
                  <w:divBdr>
                    <w:top w:val="none" w:sz="0" w:space="0" w:color="auto"/>
                    <w:left w:val="none" w:sz="0" w:space="0" w:color="auto"/>
                    <w:bottom w:val="none" w:sz="0" w:space="0" w:color="auto"/>
                    <w:right w:val="none" w:sz="0" w:space="0" w:color="auto"/>
                  </w:divBdr>
                </w:div>
                <w:div w:id="481774144">
                  <w:marLeft w:val="0"/>
                  <w:marRight w:val="0"/>
                  <w:marTop w:val="0"/>
                  <w:marBottom w:val="0"/>
                  <w:divBdr>
                    <w:top w:val="none" w:sz="0" w:space="0" w:color="auto"/>
                    <w:left w:val="none" w:sz="0" w:space="0" w:color="auto"/>
                    <w:bottom w:val="none" w:sz="0" w:space="0" w:color="auto"/>
                    <w:right w:val="none" w:sz="0" w:space="0" w:color="auto"/>
                  </w:divBdr>
                </w:div>
                <w:div w:id="494033896">
                  <w:marLeft w:val="0"/>
                  <w:marRight w:val="0"/>
                  <w:marTop w:val="0"/>
                  <w:marBottom w:val="0"/>
                  <w:divBdr>
                    <w:top w:val="none" w:sz="0" w:space="0" w:color="auto"/>
                    <w:left w:val="none" w:sz="0" w:space="0" w:color="auto"/>
                    <w:bottom w:val="none" w:sz="0" w:space="0" w:color="auto"/>
                    <w:right w:val="none" w:sz="0" w:space="0" w:color="auto"/>
                  </w:divBdr>
                </w:div>
                <w:div w:id="494997163">
                  <w:marLeft w:val="0"/>
                  <w:marRight w:val="0"/>
                  <w:marTop w:val="0"/>
                  <w:marBottom w:val="0"/>
                  <w:divBdr>
                    <w:top w:val="none" w:sz="0" w:space="0" w:color="auto"/>
                    <w:left w:val="none" w:sz="0" w:space="0" w:color="auto"/>
                    <w:bottom w:val="none" w:sz="0" w:space="0" w:color="auto"/>
                    <w:right w:val="none" w:sz="0" w:space="0" w:color="auto"/>
                  </w:divBdr>
                </w:div>
                <w:div w:id="496191663">
                  <w:marLeft w:val="0"/>
                  <w:marRight w:val="0"/>
                  <w:marTop w:val="0"/>
                  <w:marBottom w:val="0"/>
                  <w:divBdr>
                    <w:top w:val="none" w:sz="0" w:space="0" w:color="auto"/>
                    <w:left w:val="none" w:sz="0" w:space="0" w:color="auto"/>
                    <w:bottom w:val="none" w:sz="0" w:space="0" w:color="auto"/>
                    <w:right w:val="none" w:sz="0" w:space="0" w:color="auto"/>
                  </w:divBdr>
                </w:div>
                <w:div w:id="501550241">
                  <w:marLeft w:val="0"/>
                  <w:marRight w:val="0"/>
                  <w:marTop w:val="0"/>
                  <w:marBottom w:val="0"/>
                  <w:divBdr>
                    <w:top w:val="none" w:sz="0" w:space="0" w:color="auto"/>
                    <w:left w:val="none" w:sz="0" w:space="0" w:color="auto"/>
                    <w:bottom w:val="none" w:sz="0" w:space="0" w:color="auto"/>
                    <w:right w:val="none" w:sz="0" w:space="0" w:color="auto"/>
                  </w:divBdr>
                </w:div>
                <w:div w:id="551771080">
                  <w:marLeft w:val="0"/>
                  <w:marRight w:val="0"/>
                  <w:marTop w:val="0"/>
                  <w:marBottom w:val="0"/>
                  <w:divBdr>
                    <w:top w:val="none" w:sz="0" w:space="0" w:color="auto"/>
                    <w:left w:val="none" w:sz="0" w:space="0" w:color="auto"/>
                    <w:bottom w:val="none" w:sz="0" w:space="0" w:color="auto"/>
                    <w:right w:val="none" w:sz="0" w:space="0" w:color="auto"/>
                  </w:divBdr>
                </w:div>
                <w:div w:id="554901045">
                  <w:marLeft w:val="0"/>
                  <w:marRight w:val="0"/>
                  <w:marTop w:val="0"/>
                  <w:marBottom w:val="0"/>
                  <w:divBdr>
                    <w:top w:val="none" w:sz="0" w:space="0" w:color="auto"/>
                    <w:left w:val="none" w:sz="0" w:space="0" w:color="auto"/>
                    <w:bottom w:val="none" w:sz="0" w:space="0" w:color="auto"/>
                    <w:right w:val="none" w:sz="0" w:space="0" w:color="auto"/>
                  </w:divBdr>
                </w:div>
                <w:div w:id="556935345">
                  <w:marLeft w:val="0"/>
                  <w:marRight w:val="0"/>
                  <w:marTop w:val="0"/>
                  <w:marBottom w:val="0"/>
                  <w:divBdr>
                    <w:top w:val="none" w:sz="0" w:space="0" w:color="auto"/>
                    <w:left w:val="none" w:sz="0" w:space="0" w:color="auto"/>
                    <w:bottom w:val="none" w:sz="0" w:space="0" w:color="auto"/>
                    <w:right w:val="none" w:sz="0" w:space="0" w:color="auto"/>
                  </w:divBdr>
                </w:div>
                <w:div w:id="578291347">
                  <w:marLeft w:val="0"/>
                  <w:marRight w:val="0"/>
                  <w:marTop w:val="0"/>
                  <w:marBottom w:val="0"/>
                  <w:divBdr>
                    <w:top w:val="none" w:sz="0" w:space="0" w:color="auto"/>
                    <w:left w:val="none" w:sz="0" w:space="0" w:color="auto"/>
                    <w:bottom w:val="none" w:sz="0" w:space="0" w:color="auto"/>
                    <w:right w:val="none" w:sz="0" w:space="0" w:color="auto"/>
                  </w:divBdr>
                </w:div>
                <w:div w:id="578951538">
                  <w:marLeft w:val="0"/>
                  <w:marRight w:val="0"/>
                  <w:marTop w:val="0"/>
                  <w:marBottom w:val="0"/>
                  <w:divBdr>
                    <w:top w:val="none" w:sz="0" w:space="0" w:color="auto"/>
                    <w:left w:val="none" w:sz="0" w:space="0" w:color="auto"/>
                    <w:bottom w:val="none" w:sz="0" w:space="0" w:color="auto"/>
                    <w:right w:val="none" w:sz="0" w:space="0" w:color="auto"/>
                  </w:divBdr>
                </w:div>
                <w:div w:id="581179934">
                  <w:marLeft w:val="0"/>
                  <w:marRight w:val="0"/>
                  <w:marTop w:val="0"/>
                  <w:marBottom w:val="0"/>
                  <w:divBdr>
                    <w:top w:val="none" w:sz="0" w:space="0" w:color="auto"/>
                    <w:left w:val="none" w:sz="0" w:space="0" w:color="auto"/>
                    <w:bottom w:val="none" w:sz="0" w:space="0" w:color="auto"/>
                    <w:right w:val="none" w:sz="0" w:space="0" w:color="auto"/>
                  </w:divBdr>
                </w:div>
                <w:div w:id="593896901">
                  <w:marLeft w:val="0"/>
                  <w:marRight w:val="0"/>
                  <w:marTop w:val="0"/>
                  <w:marBottom w:val="0"/>
                  <w:divBdr>
                    <w:top w:val="none" w:sz="0" w:space="0" w:color="auto"/>
                    <w:left w:val="none" w:sz="0" w:space="0" w:color="auto"/>
                    <w:bottom w:val="none" w:sz="0" w:space="0" w:color="auto"/>
                    <w:right w:val="none" w:sz="0" w:space="0" w:color="auto"/>
                  </w:divBdr>
                </w:div>
                <w:div w:id="663892923">
                  <w:marLeft w:val="0"/>
                  <w:marRight w:val="0"/>
                  <w:marTop w:val="0"/>
                  <w:marBottom w:val="0"/>
                  <w:divBdr>
                    <w:top w:val="none" w:sz="0" w:space="0" w:color="auto"/>
                    <w:left w:val="none" w:sz="0" w:space="0" w:color="auto"/>
                    <w:bottom w:val="none" w:sz="0" w:space="0" w:color="auto"/>
                    <w:right w:val="none" w:sz="0" w:space="0" w:color="auto"/>
                  </w:divBdr>
                </w:div>
                <w:div w:id="671444756">
                  <w:marLeft w:val="0"/>
                  <w:marRight w:val="0"/>
                  <w:marTop w:val="0"/>
                  <w:marBottom w:val="0"/>
                  <w:divBdr>
                    <w:top w:val="none" w:sz="0" w:space="0" w:color="auto"/>
                    <w:left w:val="none" w:sz="0" w:space="0" w:color="auto"/>
                    <w:bottom w:val="none" w:sz="0" w:space="0" w:color="auto"/>
                    <w:right w:val="none" w:sz="0" w:space="0" w:color="auto"/>
                  </w:divBdr>
                </w:div>
                <w:div w:id="676662854">
                  <w:marLeft w:val="0"/>
                  <w:marRight w:val="0"/>
                  <w:marTop w:val="0"/>
                  <w:marBottom w:val="0"/>
                  <w:divBdr>
                    <w:top w:val="none" w:sz="0" w:space="0" w:color="auto"/>
                    <w:left w:val="none" w:sz="0" w:space="0" w:color="auto"/>
                    <w:bottom w:val="none" w:sz="0" w:space="0" w:color="auto"/>
                    <w:right w:val="none" w:sz="0" w:space="0" w:color="auto"/>
                  </w:divBdr>
                </w:div>
                <w:div w:id="683744628">
                  <w:marLeft w:val="0"/>
                  <w:marRight w:val="0"/>
                  <w:marTop w:val="0"/>
                  <w:marBottom w:val="0"/>
                  <w:divBdr>
                    <w:top w:val="none" w:sz="0" w:space="0" w:color="auto"/>
                    <w:left w:val="none" w:sz="0" w:space="0" w:color="auto"/>
                    <w:bottom w:val="none" w:sz="0" w:space="0" w:color="auto"/>
                    <w:right w:val="none" w:sz="0" w:space="0" w:color="auto"/>
                  </w:divBdr>
                </w:div>
                <w:div w:id="701324976">
                  <w:marLeft w:val="0"/>
                  <w:marRight w:val="0"/>
                  <w:marTop w:val="0"/>
                  <w:marBottom w:val="0"/>
                  <w:divBdr>
                    <w:top w:val="none" w:sz="0" w:space="0" w:color="auto"/>
                    <w:left w:val="none" w:sz="0" w:space="0" w:color="auto"/>
                    <w:bottom w:val="none" w:sz="0" w:space="0" w:color="auto"/>
                    <w:right w:val="none" w:sz="0" w:space="0" w:color="auto"/>
                  </w:divBdr>
                </w:div>
                <w:div w:id="733089010">
                  <w:marLeft w:val="0"/>
                  <w:marRight w:val="0"/>
                  <w:marTop w:val="0"/>
                  <w:marBottom w:val="0"/>
                  <w:divBdr>
                    <w:top w:val="none" w:sz="0" w:space="0" w:color="auto"/>
                    <w:left w:val="none" w:sz="0" w:space="0" w:color="auto"/>
                    <w:bottom w:val="none" w:sz="0" w:space="0" w:color="auto"/>
                    <w:right w:val="none" w:sz="0" w:space="0" w:color="auto"/>
                  </w:divBdr>
                </w:div>
                <w:div w:id="746266837">
                  <w:marLeft w:val="0"/>
                  <w:marRight w:val="0"/>
                  <w:marTop w:val="0"/>
                  <w:marBottom w:val="0"/>
                  <w:divBdr>
                    <w:top w:val="none" w:sz="0" w:space="0" w:color="auto"/>
                    <w:left w:val="none" w:sz="0" w:space="0" w:color="auto"/>
                    <w:bottom w:val="none" w:sz="0" w:space="0" w:color="auto"/>
                    <w:right w:val="none" w:sz="0" w:space="0" w:color="auto"/>
                  </w:divBdr>
                </w:div>
                <w:div w:id="773473907">
                  <w:marLeft w:val="0"/>
                  <w:marRight w:val="0"/>
                  <w:marTop w:val="0"/>
                  <w:marBottom w:val="0"/>
                  <w:divBdr>
                    <w:top w:val="none" w:sz="0" w:space="0" w:color="auto"/>
                    <w:left w:val="none" w:sz="0" w:space="0" w:color="auto"/>
                    <w:bottom w:val="none" w:sz="0" w:space="0" w:color="auto"/>
                    <w:right w:val="none" w:sz="0" w:space="0" w:color="auto"/>
                  </w:divBdr>
                </w:div>
                <w:div w:id="787504500">
                  <w:marLeft w:val="0"/>
                  <w:marRight w:val="0"/>
                  <w:marTop w:val="0"/>
                  <w:marBottom w:val="0"/>
                  <w:divBdr>
                    <w:top w:val="none" w:sz="0" w:space="0" w:color="auto"/>
                    <w:left w:val="none" w:sz="0" w:space="0" w:color="auto"/>
                    <w:bottom w:val="none" w:sz="0" w:space="0" w:color="auto"/>
                    <w:right w:val="none" w:sz="0" w:space="0" w:color="auto"/>
                  </w:divBdr>
                </w:div>
                <w:div w:id="790591975">
                  <w:marLeft w:val="0"/>
                  <w:marRight w:val="0"/>
                  <w:marTop w:val="0"/>
                  <w:marBottom w:val="0"/>
                  <w:divBdr>
                    <w:top w:val="none" w:sz="0" w:space="0" w:color="auto"/>
                    <w:left w:val="none" w:sz="0" w:space="0" w:color="auto"/>
                    <w:bottom w:val="none" w:sz="0" w:space="0" w:color="auto"/>
                    <w:right w:val="none" w:sz="0" w:space="0" w:color="auto"/>
                  </w:divBdr>
                </w:div>
                <w:div w:id="794375516">
                  <w:marLeft w:val="0"/>
                  <w:marRight w:val="0"/>
                  <w:marTop w:val="0"/>
                  <w:marBottom w:val="0"/>
                  <w:divBdr>
                    <w:top w:val="none" w:sz="0" w:space="0" w:color="auto"/>
                    <w:left w:val="none" w:sz="0" w:space="0" w:color="auto"/>
                    <w:bottom w:val="none" w:sz="0" w:space="0" w:color="auto"/>
                    <w:right w:val="none" w:sz="0" w:space="0" w:color="auto"/>
                  </w:divBdr>
                </w:div>
                <w:div w:id="813720347">
                  <w:marLeft w:val="0"/>
                  <w:marRight w:val="0"/>
                  <w:marTop w:val="0"/>
                  <w:marBottom w:val="0"/>
                  <w:divBdr>
                    <w:top w:val="none" w:sz="0" w:space="0" w:color="auto"/>
                    <w:left w:val="none" w:sz="0" w:space="0" w:color="auto"/>
                    <w:bottom w:val="none" w:sz="0" w:space="0" w:color="auto"/>
                    <w:right w:val="none" w:sz="0" w:space="0" w:color="auto"/>
                  </w:divBdr>
                </w:div>
                <w:div w:id="815420257">
                  <w:marLeft w:val="0"/>
                  <w:marRight w:val="0"/>
                  <w:marTop w:val="0"/>
                  <w:marBottom w:val="0"/>
                  <w:divBdr>
                    <w:top w:val="none" w:sz="0" w:space="0" w:color="auto"/>
                    <w:left w:val="none" w:sz="0" w:space="0" w:color="auto"/>
                    <w:bottom w:val="none" w:sz="0" w:space="0" w:color="auto"/>
                    <w:right w:val="none" w:sz="0" w:space="0" w:color="auto"/>
                  </w:divBdr>
                </w:div>
                <w:div w:id="818814255">
                  <w:marLeft w:val="0"/>
                  <w:marRight w:val="0"/>
                  <w:marTop w:val="0"/>
                  <w:marBottom w:val="0"/>
                  <w:divBdr>
                    <w:top w:val="none" w:sz="0" w:space="0" w:color="auto"/>
                    <w:left w:val="none" w:sz="0" w:space="0" w:color="auto"/>
                    <w:bottom w:val="none" w:sz="0" w:space="0" w:color="auto"/>
                    <w:right w:val="none" w:sz="0" w:space="0" w:color="auto"/>
                  </w:divBdr>
                </w:div>
                <w:div w:id="825168026">
                  <w:marLeft w:val="0"/>
                  <w:marRight w:val="0"/>
                  <w:marTop w:val="0"/>
                  <w:marBottom w:val="0"/>
                  <w:divBdr>
                    <w:top w:val="none" w:sz="0" w:space="0" w:color="auto"/>
                    <w:left w:val="none" w:sz="0" w:space="0" w:color="auto"/>
                    <w:bottom w:val="none" w:sz="0" w:space="0" w:color="auto"/>
                    <w:right w:val="none" w:sz="0" w:space="0" w:color="auto"/>
                  </w:divBdr>
                </w:div>
                <w:div w:id="834953891">
                  <w:marLeft w:val="0"/>
                  <w:marRight w:val="0"/>
                  <w:marTop w:val="0"/>
                  <w:marBottom w:val="0"/>
                  <w:divBdr>
                    <w:top w:val="none" w:sz="0" w:space="0" w:color="auto"/>
                    <w:left w:val="none" w:sz="0" w:space="0" w:color="auto"/>
                    <w:bottom w:val="none" w:sz="0" w:space="0" w:color="auto"/>
                    <w:right w:val="none" w:sz="0" w:space="0" w:color="auto"/>
                  </w:divBdr>
                </w:div>
                <w:div w:id="838471177">
                  <w:marLeft w:val="0"/>
                  <w:marRight w:val="0"/>
                  <w:marTop w:val="0"/>
                  <w:marBottom w:val="0"/>
                  <w:divBdr>
                    <w:top w:val="none" w:sz="0" w:space="0" w:color="auto"/>
                    <w:left w:val="none" w:sz="0" w:space="0" w:color="auto"/>
                    <w:bottom w:val="none" w:sz="0" w:space="0" w:color="auto"/>
                    <w:right w:val="none" w:sz="0" w:space="0" w:color="auto"/>
                  </w:divBdr>
                </w:div>
                <w:div w:id="852842491">
                  <w:marLeft w:val="0"/>
                  <w:marRight w:val="0"/>
                  <w:marTop w:val="0"/>
                  <w:marBottom w:val="0"/>
                  <w:divBdr>
                    <w:top w:val="none" w:sz="0" w:space="0" w:color="auto"/>
                    <w:left w:val="none" w:sz="0" w:space="0" w:color="auto"/>
                    <w:bottom w:val="none" w:sz="0" w:space="0" w:color="auto"/>
                    <w:right w:val="none" w:sz="0" w:space="0" w:color="auto"/>
                  </w:divBdr>
                </w:div>
                <w:div w:id="852959505">
                  <w:marLeft w:val="0"/>
                  <w:marRight w:val="0"/>
                  <w:marTop w:val="0"/>
                  <w:marBottom w:val="0"/>
                  <w:divBdr>
                    <w:top w:val="none" w:sz="0" w:space="0" w:color="auto"/>
                    <w:left w:val="none" w:sz="0" w:space="0" w:color="auto"/>
                    <w:bottom w:val="none" w:sz="0" w:space="0" w:color="auto"/>
                    <w:right w:val="none" w:sz="0" w:space="0" w:color="auto"/>
                  </w:divBdr>
                </w:div>
                <w:div w:id="866453302">
                  <w:marLeft w:val="0"/>
                  <w:marRight w:val="0"/>
                  <w:marTop w:val="0"/>
                  <w:marBottom w:val="0"/>
                  <w:divBdr>
                    <w:top w:val="none" w:sz="0" w:space="0" w:color="auto"/>
                    <w:left w:val="none" w:sz="0" w:space="0" w:color="auto"/>
                    <w:bottom w:val="none" w:sz="0" w:space="0" w:color="auto"/>
                    <w:right w:val="none" w:sz="0" w:space="0" w:color="auto"/>
                  </w:divBdr>
                </w:div>
                <w:div w:id="867370147">
                  <w:marLeft w:val="0"/>
                  <w:marRight w:val="0"/>
                  <w:marTop w:val="0"/>
                  <w:marBottom w:val="0"/>
                  <w:divBdr>
                    <w:top w:val="none" w:sz="0" w:space="0" w:color="auto"/>
                    <w:left w:val="none" w:sz="0" w:space="0" w:color="auto"/>
                    <w:bottom w:val="none" w:sz="0" w:space="0" w:color="auto"/>
                    <w:right w:val="none" w:sz="0" w:space="0" w:color="auto"/>
                  </w:divBdr>
                </w:div>
                <w:div w:id="869730902">
                  <w:marLeft w:val="0"/>
                  <w:marRight w:val="0"/>
                  <w:marTop w:val="0"/>
                  <w:marBottom w:val="0"/>
                  <w:divBdr>
                    <w:top w:val="none" w:sz="0" w:space="0" w:color="auto"/>
                    <w:left w:val="none" w:sz="0" w:space="0" w:color="auto"/>
                    <w:bottom w:val="none" w:sz="0" w:space="0" w:color="auto"/>
                    <w:right w:val="none" w:sz="0" w:space="0" w:color="auto"/>
                  </w:divBdr>
                </w:div>
                <w:div w:id="878860652">
                  <w:marLeft w:val="0"/>
                  <w:marRight w:val="0"/>
                  <w:marTop w:val="0"/>
                  <w:marBottom w:val="0"/>
                  <w:divBdr>
                    <w:top w:val="none" w:sz="0" w:space="0" w:color="auto"/>
                    <w:left w:val="none" w:sz="0" w:space="0" w:color="auto"/>
                    <w:bottom w:val="none" w:sz="0" w:space="0" w:color="auto"/>
                    <w:right w:val="none" w:sz="0" w:space="0" w:color="auto"/>
                  </w:divBdr>
                </w:div>
                <w:div w:id="881360042">
                  <w:marLeft w:val="0"/>
                  <w:marRight w:val="0"/>
                  <w:marTop w:val="0"/>
                  <w:marBottom w:val="0"/>
                  <w:divBdr>
                    <w:top w:val="none" w:sz="0" w:space="0" w:color="auto"/>
                    <w:left w:val="none" w:sz="0" w:space="0" w:color="auto"/>
                    <w:bottom w:val="none" w:sz="0" w:space="0" w:color="auto"/>
                    <w:right w:val="none" w:sz="0" w:space="0" w:color="auto"/>
                  </w:divBdr>
                </w:div>
                <w:div w:id="913777346">
                  <w:marLeft w:val="0"/>
                  <w:marRight w:val="0"/>
                  <w:marTop w:val="0"/>
                  <w:marBottom w:val="0"/>
                  <w:divBdr>
                    <w:top w:val="none" w:sz="0" w:space="0" w:color="auto"/>
                    <w:left w:val="none" w:sz="0" w:space="0" w:color="auto"/>
                    <w:bottom w:val="none" w:sz="0" w:space="0" w:color="auto"/>
                    <w:right w:val="none" w:sz="0" w:space="0" w:color="auto"/>
                  </w:divBdr>
                </w:div>
                <w:div w:id="951746210">
                  <w:marLeft w:val="0"/>
                  <w:marRight w:val="0"/>
                  <w:marTop w:val="0"/>
                  <w:marBottom w:val="0"/>
                  <w:divBdr>
                    <w:top w:val="none" w:sz="0" w:space="0" w:color="auto"/>
                    <w:left w:val="none" w:sz="0" w:space="0" w:color="auto"/>
                    <w:bottom w:val="none" w:sz="0" w:space="0" w:color="auto"/>
                    <w:right w:val="none" w:sz="0" w:space="0" w:color="auto"/>
                  </w:divBdr>
                </w:div>
                <w:div w:id="956108739">
                  <w:marLeft w:val="0"/>
                  <w:marRight w:val="0"/>
                  <w:marTop w:val="0"/>
                  <w:marBottom w:val="0"/>
                  <w:divBdr>
                    <w:top w:val="none" w:sz="0" w:space="0" w:color="auto"/>
                    <w:left w:val="none" w:sz="0" w:space="0" w:color="auto"/>
                    <w:bottom w:val="none" w:sz="0" w:space="0" w:color="auto"/>
                    <w:right w:val="none" w:sz="0" w:space="0" w:color="auto"/>
                  </w:divBdr>
                </w:div>
                <w:div w:id="974338831">
                  <w:marLeft w:val="0"/>
                  <w:marRight w:val="0"/>
                  <w:marTop w:val="0"/>
                  <w:marBottom w:val="0"/>
                  <w:divBdr>
                    <w:top w:val="none" w:sz="0" w:space="0" w:color="auto"/>
                    <w:left w:val="none" w:sz="0" w:space="0" w:color="auto"/>
                    <w:bottom w:val="none" w:sz="0" w:space="0" w:color="auto"/>
                    <w:right w:val="none" w:sz="0" w:space="0" w:color="auto"/>
                  </w:divBdr>
                </w:div>
                <w:div w:id="988242857">
                  <w:marLeft w:val="0"/>
                  <w:marRight w:val="0"/>
                  <w:marTop w:val="0"/>
                  <w:marBottom w:val="0"/>
                  <w:divBdr>
                    <w:top w:val="none" w:sz="0" w:space="0" w:color="auto"/>
                    <w:left w:val="none" w:sz="0" w:space="0" w:color="auto"/>
                    <w:bottom w:val="none" w:sz="0" w:space="0" w:color="auto"/>
                    <w:right w:val="none" w:sz="0" w:space="0" w:color="auto"/>
                  </w:divBdr>
                </w:div>
                <w:div w:id="989138482">
                  <w:marLeft w:val="0"/>
                  <w:marRight w:val="0"/>
                  <w:marTop w:val="0"/>
                  <w:marBottom w:val="0"/>
                  <w:divBdr>
                    <w:top w:val="none" w:sz="0" w:space="0" w:color="auto"/>
                    <w:left w:val="none" w:sz="0" w:space="0" w:color="auto"/>
                    <w:bottom w:val="none" w:sz="0" w:space="0" w:color="auto"/>
                    <w:right w:val="none" w:sz="0" w:space="0" w:color="auto"/>
                  </w:divBdr>
                </w:div>
                <w:div w:id="989207668">
                  <w:marLeft w:val="0"/>
                  <w:marRight w:val="0"/>
                  <w:marTop w:val="0"/>
                  <w:marBottom w:val="0"/>
                  <w:divBdr>
                    <w:top w:val="none" w:sz="0" w:space="0" w:color="auto"/>
                    <w:left w:val="none" w:sz="0" w:space="0" w:color="auto"/>
                    <w:bottom w:val="none" w:sz="0" w:space="0" w:color="auto"/>
                    <w:right w:val="none" w:sz="0" w:space="0" w:color="auto"/>
                  </w:divBdr>
                </w:div>
                <w:div w:id="995911939">
                  <w:marLeft w:val="0"/>
                  <w:marRight w:val="0"/>
                  <w:marTop w:val="0"/>
                  <w:marBottom w:val="0"/>
                  <w:divBdr>
                    <w:top w:val="none" w:sz="0" w:space="0" w:color="auto"/>
                    <w:left w:val="none" w:sz="0" w:space="0" w:color="auto"/>
                    <w:bottom w:val="none" w:sz="0" w:space="0" w:color="auto"/>
                    <w:right w:val="none" w:sz="0" w:space="0" w:color="auto"/>
                  </w:divBdr>
                </w:div>
                <w:div w:id="1006905567">
                  <w:marLeft w:val="0"/>
                  <w:marRight w:val="0"/>
                  <w:marTop w:val="0"/>
                  <w:marBottom w:val="0"/>
                  <w:divBdr>
                    <w:top w:val="none" w:sz="0" w:space="0" w:color="auto"/>
                    <w:left w:val="none" w:sz="0" w:space="0" w:color="auto"/>
                    <w:bottom w:val="none" w:sz="0" w:space="0" w:color="auto"/>
                    <w:right w:val="none" w:sz="0" w:space="0" w:color="auto"/>
                  </w:divBdr>
                </w:div>
                <w:div w:id="1037894372">
                  <w:marLeft w:val="0"/>
                  <w:marRight w:val="0"/>
                  <w:marTop w:val="0"/>
                  <w:marBottom w:val="0"/>
                  <w:divBdr>
                    <w:top w:val="none" w:sz="0" w:space="0" w:color="auto"/>
                    <w:left w:val="none" w:sz="0" w:space="0" w:color="auto"/>
                    <w:bottom w:val="none" w:sz="0" w:space="0" w:color="auto"/>
                    <w:right w:val="none" w:sz="0" w:space="0" w:color="auto"/>
                  </w:divBdr>
                </w:div>
                <w:div w:id="1061369506">
                  <w:marLeft w:val="0"/>
                  <w:marRight w:val="0"/>
                  <w:marTop w:val="0"/>
                  <w:marBottom w:val="0"/>
                  <w:divBdr>
                    <w:top w:val="none" w:sz="0" w:space="0" w:color="auto"/>
                    <w:left w:val="none" w:sz="0" w:space="0" w:color="auto"/>
                    <w:bottom w:val="none" w:sz="0" w:space="0" w:color="auto"/>
                    <w:right w:val="none" w:sz="0" w:space="0" w:color="auto"/>
                  </w:divBdr>
                </w:div>
                <w:div w:id="1067613741">
                  <w:marLeft w:val="0"/>
                  <w:marRight w:val="0"/>
                  <w:marTop w:val="0"/>
                  <w:marBottom w:val="0"/>
                  <w:divBdr>
                    <w:top w:val="none" w:sz="0" w:space="0" w:color="auto"/>
                    <w:left w:val="none" w:sz="0" w:space="0" w:color="auto"/>
                    <w:bottom w:val="none" w:sz="0" w:space="0" w:color="auto"/>
                    <w:right w:val="none" w:sz="0" w:space="0" w:color="auto"/>
                  </w:divBdr>
                </w:div>
                <w:div w:id="1074007123">
                  <w:marLeft w:val="0"/>
                  <w:marRight w:val="0"/>
                  <w:marTop w:val="0"/>
                  <w:marBottom w:val="0"/>
                  <w:divBdr>
                    <w:top w:val="none" w:sz="0" w:space="0" w:color="auto"/>
                    <w:left w:val="none" w:sz="0" w:space="0" w:color="auto"/>
                    <w:bottom w:val="none" w:sz="0" w:space="0" w:color="auto"/>
                    <w:right w:val="none" w:sz="0" w:space="0" w:color="auto"/>
                  </w:divBdr>
                </w:div>
                <w:div w:id="1079525370">
                  <w:marLeft w:val="0"/>
                  <w:marRight w:val="0"/>
                  <w:marTop w:val="0"/>
                  <w:marBottom w:val="0"/>
                  <w:divBdr>
                    <w:top w:val="none" w:sz="0" w:space="0" w:color="auto"/>
                    <w:left w:val="none" w:sz="0" w:space="0" w:color="auto"/>
                    <w:bottom w:val="none" w:sz="0" w:space="0" w:color="auto"/>
                    <w:right w:val="none" w:sz="0" w:space="0" w:color="auto"/>
                  </w:divBdr>
                </w:div>
                <w:div w:id="1095396831">
                  <w:marLeft w:val="0"/>
                  <w:marRight w:val="0"/>
                  <w:marTop w:val="0"/>
                  <w:marBottom w:val="0"/>
                  <w:divBdr>
                    <w:top w:val="none" w:sz="0" w:space="0" w:color="auto"/>
                    <w:left w:val="none" w:sz="0" w:space="0" w:color="auto"/>
                    <w:bottom w:val="none" w:sz="0" w:space="0" w:color="auto"/>
                    <w:right w:val="none" w:sz="0" w:space="0" w:color="auto"/>
                  </w:divBdr>
                </w:div>
                <w:div w:id="1122503018">
                  <w:marLeft w:val="0"/>
                  <w:marRight w:val="0"/>
                  <w:marTop w:val="0"/>
                  <w:marBottom w:val="0"/>
                  <w:divBdr>
                    <w:top w:val="none" w:sz="0" w:space="0" w:color="auto"/>
                    <w:left w:val="none" w:sz="0" w:space="0" w:color="auto"/>
                    <w:bottom w:val="none" w:sz="0" w:space="0" w:color="auto"/>
                    <w:right w:val="none" w:sz="0" w:space="0" w:color="auto"/>
                  </w:divBdr>
                </w:div>
                <w:div w:id="1142620562">
                  <w:marLeft w:val="0"/>
                  <w:marRight w:val="0"/>
                  <w:marTop w:val="0"/>
                  <w:marBottom w:val="0"/>
                  <w:divBdr>
                    <w:top w:val="none" w:sz="0" w:space="0" w:color="auto"/>
                    <w:left w:val="none" w:sz="0" w:space="0" w:color="auto"/>
                    <w:bottom w:val="none" w:sz="0" w:space="0" w:color="auto"/>
                    <w:right w:val="none" w:sz="0" w:space="0" w:color="auto"/>
                  </w:divBdr>
                </w:div>
                <w:div w:id="1159423934">
                  <w:marLeft w:val="0"/>
                  <w:marRight w:val="0"/>
                  <w:marTop w:val="0"/>
                  <w:marBottom w:val="0"/>
                  <w:divBdr>
                    <w:top w:val="none" w:sz="0" w:space="0" w:color="auto"/>
                    <w:left w:val="none" w:sz="0" w:space="0" w:color="auto"/>
                    <w:bottom w:val="none" w:sz="0" w:space="0" w:color="auto"/>
                    <w:right w:val="none" w:sz="0" w:space="0" w:color="auto"/>
                  </w:divBdr>
                </w:div>
                <w:div w:id="1159465244">
                  <w:marLeft w:val="0"/>
                  <w:marRight w:val="0"/>
                  <w:marTop w:val="0"/>
                  <w:marBottom w:val="0"/>
                  <w:divBdr>
                    <w:top w:val="none" w:sz="0" w:space="0" w:color="auto"/>
                    <w:left w:val="none" w:sz="0" w:space="0" w:color="auto"/>
                    <w:bottom w:val="none" w:sz="0" w:space="0" w:color="auto"/>
                    <w:right w:val="none" w:sz="0" w:space="0" w:color="auto"/>
                  </w:divBdr>
                </w:div>
                <w:div w:id="1162428094">
                  <w:marLeft w:val="0"/>
                  <w:marRight w:val="0"/>
                  <w:marTop w:val="0"/>
                  <w:marBottom w:val="0"/>
                  <w:divBdr>
                    <w:top w:val="none" w:sz="0" w:space="0" w:color="auto"/>
                    <w:left w:val="none" w:sz="0" w:space="0" w:color="auto"/>
                    <w:bottom w:val="none" w:sz="0" w:space="0" w:color="auto"/>
                    <w:right w:val="none" w:sz="0" w:space="0" w:color="auto"/>
                  </w:divBdr>
                </w:div>
                <w:div w:id="1163660441">
                  <w:marLeft w:val="0"/>
                  <w:marRight w:val="0"/>
                  <w:marTop w:val="0"/>
                  <w:marBottom w:val="0"/>
                  <w:divBdr>
                    <w:top w:val="none" w:sz="0" w:space="0" w:color="auto"/>
                    <w:left w:val="none" w:sz="0" w:space="0" w:color="auto"/>
                    <w:bottom w:val="none" w:sz="0" w:space="0" w:color="auto"/>
                    <w:right w:val="none" w:sz="0" w:space="0" w:color="auto"/>
                  </w:divBdr>
                </w:div>
                <w:div w:id="1199199105">
                  <w:marLeft w:val="0"/>
                  <w:marRight w:val="0"/>
                  <w:marTop w:val="0"/>
                  <w:marBottom w:val="0"/>
                  <w:divBdr>
                    <w:top w:val="none" w:sz="0" w:space="0" w:color="auto"/>
                    <w:left w:val="none" w:sz="0" w:space="0" w:color="auto"/>
                    <w:bottom w:val="none" w:sz="0" w:space="0" w:color="auto"/>
                    <w:right w:val="none" w:sz="0" w:space="0" w:color="auto"/>
                  </w:divBdr>
                </w:div>
                <w:div w:id="1245797118">
                  <w:marLeft w:val="0"/>
                  <w:marRight w:val="0"/>
                  <w:marTop w:val="0"/>
                  <w:marBottom w:val="0"/>
                  <w:divBdr>
                    <w:top w:val="none" w:sz="0" w:space="0" w:color="auto"/>
                    <w:left w:val="none" w:sz="0" w:space="0" w:color="auto"/>
                    <w:bottom w:val="none" w:sz="0" w:space="0" w:color="auto"/>
                    <w:right w:val="none" w:sz="0" w:space="0" w:color="auto"/>
                  </w:divBdr>
                </w:div>
                <w:div w:id="1253776733">
                  <w:marLeft w:val="0"/>
                  <w:marRight w:val="0"/>
                  <w:marTop w:val="0"/>
                  <w:marBottom w:val="0"/>
                  <w:divBdr>
                    <w:top w:val="none" w:sz="0" w:space="0" w:color="auto"/>
                    <w:left w:val="none" w:sz="0" w:space="0" w:color="auto"/>
                    <w:bottom w:val="none" w:sz="0" w:space="0" w:color="auto"/>
                    <w:right w:val="none" w:sz="0" w:space="0" w:color="auto"/>
                  </w:divBdr>
                </w:div>
                <w:div w:id="1255700670">
                  <w:marLeft w:val="0"/>
                  <w:marRight w:val="0"/>
                  <w:marTop w:val="0"/>
                  <w:marBottom w:val="0"/>
                  <w:divBdr>
                    <w:top w:val="none" w:sz="0" w:space="0" w:color="auto"/>
                    <w:left w:val="none" w:sz="0" w:space="0" w:color="auto"/>
                    <w:bottom w:val="none" w:sz="0" w:space="0" w:color="auto"/>
                    <w:right w:val="none" w:sz="0" w:space="0" w:color="auto"/>
                  </w:divBdr>
                </w:div>
                <w:div w:id="1259757264">
                  <w:marLeft w:val="0"/>
                  <w:marRight w:val="0"/>
                  <w:marTop w:val="0"/>
                  <w:marBottom w:val="0"/>
                  <w:divBdr>
                    <w:top w:val="none" w:sz="0" w:space="0" w:color="auto"/>
                    <w:left w:val="none" w:sz="0" w:space="0" w:color="auto"/>
                    <w:bottom w:val="none" w:sz="0" w:space="0" w:color="auto"/>
                    <w:right w:val="none" w:sz="0" w:space="0" w:color="auto"/>
                  </w:divBdr>
                </w:div>
                <w:div w:id="1268853647">
                  <w:marLeft w:val="0"/>
                  <w:marRight w:val="0"/>
                  <w:marTop w:val="0"/>
                  <w:marBottom w:val="0"/>
                  <w:divBdr>
                    <w:top w:val="none" w:sz="0" w:space="0" w:color="auto"/>
                    <w:left w:val="none" w:sz="0" w:space="0" w:color="auto"/>
                    <w:bottom w:val="none" w:sz="0" w:space="0" w:color="auto"/>
                    <w:right w:val="none" w:sz="0" w:space="0" w:color="auto"/>
                  </w:divBdr>
                </w:div>
                <w:div w:id="1279413235">
                  <w:marLeft w:val="0"/>
                  <w:marRight w:val="0"/>
                  <w:marTop w:val="0"/>
                  <w:marBottom w:val="0"/>
                  <w:divBdr>
                    <w:top w:val="none" w:sz="0" w:space="0" w:color="auto"/>
                    <w:left w:val="none" w:sz="0" w:space="0" w:color="auto"/>
                    <w:bottom w:val="none" w:sz="0" w:space="0" w:color="auto"/>
                    <w:right w:val="none" w:sz="0" w:space="0" w:color="auto"/>
                  </w:divBdr>
                </w:div>
                <w:div w:id="1281061981">
                  <w:marLeft w:val="0"/>
                  <w:marRight w:val="0"/>
                  <w:marTop w:val="0"/>
                  <w:marBottom w:val="0"/>
                  <w:divBdr>
                    <w:top w:val="none" w:sz="0" w:space="0" w:color="auto"/>
                    <w:left w:val="none" w:sz="0" w:space="0" w:color="auto"/>
                    <w:bottom w:val="none" w:sz="0" w:space="0" w:color="auto"/>
                    <w:right w:val="none" w:sz="0" w:space="0" w:color="auto"/>
                  </w:divBdr>
                </w:div>
                <w:div w:id="1306819329">
                  <w:marLeft w:val="0"/>
                  <w:marRight w:val="0"/>
                  <w:marTop w:val="0"/>
                  <w:marBottom w:val="0"/>
                  <w:divBdr>
                    <w:top w:val="none" w:sz="0" w:space="0" w:color="auto"/>
                    <w:left w:val="none" w:sz="0" w:space="0" w:color="auto"/>
                    <w:bottom w:val="none" w:sz="0" w:space="0" w:color="auto"/>
                    <w:right w:val="none" w:sz="0" w:space="0" w:color="auto"/>
                  </w:divBdr>
                </w:div>
                <w:div w:id="1315378072">
                  <w:marLeft w:val="0"/>
                  <w:marRight w:val="0"/>
                  <w:marTop w:val="0"/>
                  <w:marBottom w:val="0"/>
                  <w:divBdr>
                    <w:top w:val="none" w:sz="0" w:space="0" w:color="auto"/>
                    <w:left w:val="none" w:sz="0" w:space="0" w:color="auto"/>
                    <w:bottom w:val="none" w:sz="0" w:space="0" w:color="auto"/>
                    <w:right w:val="none" w:sz="0" w:space="0" w:color="auto"/>
                  </w:divBdr>
                </w:div>
                <w:div w:id="1317804714">
                  <w:marLeft w:val="0"/>
                  <w:marRight w:val="0"/>
                  <w:marTop w:val="0"/>
                  <w:marBottom w:val="0"/>
                  <w:divBdr>
                    <w:top w:val="none" w:sz="0" w:space="0" w:color="auto"/>
                    <w:left w:val="none" w:sz="0" w:space="0" w:color="auto"/>
                    <w:bottom w:val="none" w:sz="0" w:space="0" w:color="auto"/>
                    <w:right w:val="none" w:sz="0" w:space="0" w:color="auto"/>
                  </w:divBdr>
                </w:div>
                <w:div w:id="1336422853">
                  <w:marLeft w:val="0"/>
                  <w:marRight w:val="0"/>
                  <w:marTop w:val="0"/>
                  <w:marBottom w:val="0"/>
                  <w:divBdr>
                    <w:top w:val="none" w:sz="0" w:space="0" w:color="auto"/>
                    <w:left w:val="none" w:sz="0" w:space="0" w:color="auto"/>
                    <w:bottom w:val="none" w:sz="0" w:space="0" w:color="auto"/>
                    <w:right w:val="none" w:sz="0" w:space="0" w:color="auto"/>
                  </w:divBdr>
                </w:div>
                <w:div w:id="1344817974">
                  <w:marLeft w:val="0"/>
                  <w:marRight w:val="0"/>
                  <w:marTop w:val="0"/>
                  <w:marBottom w:val="0"/>
                  <w:divBdr>
                    <w:top w:val="none" w:sz="0" w:space="0" w:color="auto"/>
                    <w:left w:val="none" w:sz="0" w:space="0" w:color="auto"/>
                    <w:bottom w:val="none" w:sz="0" w:space="0" w:color="auto"/>
                    <w:right w:val="none" w:sz="0" w:space="0" w:color="auto"/>
                  </w:divBdr>
                </w:div>
                <w:div w:id="1353921251">
                  <w:marLeft w:val="0"/>
                  <w:marRight w:val="0"/>
                  <w:marTop w:val="0"/>
                  <w:marBottom w:val="0"/>
                  <w:divBdr>
                    <w:top w:val="none" w:sz="0" w:space="0" w:color="auto"/>
                    <w:left w:val="none" w:sz="0" w:space="0" w:color="auto"/>
                    <w:bottom w:val="none" w:sz="0" w:space="0" w:color="auto"/>
                    <w:right w:val="none" w:sz="0" w:space="0" w:color="auto"/>
                  </w:divBdr>
                </w:div>
                <w:div w:id="1371222092">
                  <w:marLeft w:val="0"/>
                  <w:marRight w:val="0"/>
                  <w:marTop w:val="0"/>
                  <w:marBottom w:val="0"/>
                  <w:divBdr>
                    <w:top w:val="none" w:sz="0" w:space="0" w:color="auto"/>
                    <w:left w:val="none" w:sz="0" w:space="0" w:color="auto"/>
                    <w:bottom w:val="none" w:sz="0" w:space="0" w:color="auto"/>
                    <w:right w:val="none" w:sz="0" w:space="0" w:color="auto"/>
                  </w:divBdr>
                </w:div>
                <w:div w:id="1376009086">
                  <w:marLeft w:val="0"/>
                  <w:marRight w:val="0"/>
                  <w:marTop w:val="0"/>
                  <w:marBottom w:val="0"/>
                  <w:divBdr>
                    <w:top w:val="none" w:sz="0" w:space="0" w:color="auto"/>
                    <w:left w:val="none" w:sz="0" w:space="0" w:color="auto"/>
                    <w:bottom w:val="none" w:sz="0" w:space="0" w:color="auto"/>
                    <w:right w:val="none" w:sz="0" w:space="0" w:color="auto"/>
                  </w:divBdr>
                </w:div>
                <w:div w:id="1380781581">
                  <w:marLeft w:val="0"/>
                  <w:marRight w:val="0"/>
                  <w:marTop w:val="0"/>
                  <w:marBottom w:val="0"/>
                  <w:divBdr>
                    <w:top w:val="none" w:sz="0" w:space="0" w:color="auto"/>
                    <w:left w:val="none" w:sz="0" w:space="0" w:color="auto"/>
                    <w:bottom w:val="none" w:sz="0" w:space="0" w:color="auto"/>
                    <w:right w:val="none" w:sz="0" w:space="0" w:color="auto"/>
                  </w:divBdr>
                </w:div>
                <w:div w:id="1391265195">
                  <w:marLeft w:val="0"/>
                  <w:marRight w:val="0"/>
                  <w:marTop w:val="0"/>
                  <w:marBottom w:val="0"/>
                  <w:divBdr>
                    <w:top w:val="none" w:sz="0" w:space="0" w:color="auto"/>
                    <w:left w:val="none" w:sz="0" w:space="0" w:color="auto"/>
                    <w:bottom w:val="none" w:sz="0" w:space="0" w:color="auto"/>
                    <w:right w:val="none" w:sz="0" w:space="0" w:color="auto"/>
                  </w:divBdr>
                </w:div>
                <w:div w:id="1403722817">
                  <w:marLeft w:val="0"/>
                  <w:marRight w:val="0"/>
                  <w:marTop w:val="0"/>
                  <w:marBottom w:val="0"/>
                  <w:divBdr>
                    <w:top w:val="none" w:sz="0" w:space="0" w:color="auto"/>
                    <w:left w:val="none" w:sz="0" w:space="0" w:color="auto"/>
                    <w:bottom w:val="none" w:sz="0" w:space="0" w:color="auto"/>
                    <w:right w:val="none" w:sz="0" w:space="0" w:color="auto"/>
                  </w:divBdr>
                </w:div>
                <w:div w:id="1419867079">
                  <w:marLeft w:val="0"/>
                  <w:marRight w:val="0"/>
                  <w:marTop w:val="0"/>
                  <w:marBottom w:val="0"/>
                  <w:divBdr>
                    <w:top w:val="none" w:sz="0" w:space="0" w:color="auto"/>
                    <w:left w:val="none" w:sz="0" w:space="0" w:color="auto"/>
                    <w:bottom w:val="none" w:sz="0" w:space="0" w:color="auto"/>
                    <w:right w:val="none" w:sz="0" w:space="0" w:color="auto"/>
                  </w:divBdr>
                </w:div>
                <w:div w:id="1420984291">
                  <w:marLeft w:val="0"/>
                  <w:marRight w:val="0"/>
                  <w:marTop w:val="0"/>
                  <w:marBottom w:val="0"/>
                  <w:divBdr>
                    <w:top w:val="none" w:sz="0" w:space="0" w:color="auto"/>
                    <w:left w:val="none" w:sz="0" w:space="0" w:color="auto"/>
                    <w:bottom w:val="none" w:sz="0" w:space="0" w:color="auto"/>
                    <w:right w:val="none" w:sz="0" w:space="0" w:color="auto"/>
                  </w:divBdr>
                </w:div>
                <w:div w:id="1421220637">
                  <w:marLeft w:val="0"/>
                  <w:marRight w:val="0"/>
                  <w:marTop w:val="0"/>
                  <w:marBottom w:val="0"/>
                  <w:divBdr>
                    <w:top w:val="none" w:sz="0" w:space="0" w:color="auto"/>
                    <w:left w:val="none" w:sz="0" w:space="0" w:color="auto"/>
                    <w:bottom w:val="none" w:sz="0" w:space="0" w:color="auto"/>
                    <w:right w:val="none" w:sz="0" w:space="0" w:color="auto"/>
                  </w:divBdr>
                </w:div>
                <w:div w:id="1426342396">
                  <w:marLeft w:val="0"/>
                  <w:marRight w:val="0"/>
                  <w:marTop w:val="0"/>
                  <w:marBottom w:val="0"/>
                  <w:divBdr>
                    <w:top w:val="none" w:sz="0" w:space="0" w:color="auto"/>
                    <w:left w:val="none" w:sz="0" w:space="0" w:color="auto"/>
                    <w:bottom w:val="none" w:sz="0" w:space="0" w:color="auto"/>
                    <w:right w:val="none" w:sz="0" w:space="0" w:color="auto"/>
                  </w:divBdr>
                </w:div>
                <w:div w:id="1429086342">
                  <w:marLeft w:val="0"/>
                  <w:marRight w:val="0"/>
                  <w:marTop w:val="0"/>
                  <w:marBottom w:val="0"/>
                  <w:divBdr>
                    <w:top w:val="none" w:sz="0" w:space="0" w:color="auto"/>
                    <w:left w:val="none" w:sz="0" w:space="0" w:color="auto"/>
                    <w:bottom w:val="none" w:sz="0" w:space="0" w:color="auto"/>
                    <w:right w:val="none" w:sz="0" w:space="0" w:color="auto"/>
                  </w:divBdr>
                </w:div>
                <w:div w:id="1433934949">
                  <w:marLeft w:val="0"/>
                  <w:marRight w:val="0"/>
                  <w:marTop w:val="0"/>
                  <w:marBottom w:val="0"/>
                  <w:divBdr>
                    <w:top w:val="none" w:sz="0" w:space="0" w:color="auto"/>
                    <w:left w:val="none" w:sz="0" w:space="0" w:color="auto"/>
                    <w:bottom w:val="none" w:sz="0" w:space="0" w:color="auto"/>
                    <w:right w:val="none" w:sz="0" w:space="0" w:color="auto"/>
                  </w:divBdr>
                </w:div>
                <w:div w:id="1454055361">
                  <w:marLeft w:val="0"/>
                  <w:marRight w:val="0"/>
                  <w:marTop w:val="0"/>
                  <w:marBottom w:val="0"/>
                  <w:divBdr>
                    <w:top w:val="none" w:sz="0" w:space="0" w:color="auto"/>
                    <w:left w:val="none" w:sz="0" w:space="0" w:color="auto"/>
                    <w:bottom w:val="none" w:sz="0" w:space="0" w:color="auto"/>
                    <w:right w:val="none" w:sz="0" w:space="0" w:color="auto"/>
                  </w:divBdr>
                </w:div>
                <w:div w:id="1464689383">
                  <w:marLeft w:val="0"/>
                  <w:marRight w:val="0"/>
                  <w:marTop w:val="0"/>
                  <w:marBottom w:val="0"/>
                  <w:divBdr>
                    <w:top w:val="none" w:sz="0" w:space="0" w:color="auto"/>
                    <w:left w:val="none" w:sz="0" w:space="0" w:color="auto"/>
                    <w:bottom w:val="none" w:sz="0" w:space="0" w:color="auto"/>
                    <w:right w:val="none" w:sz="0" w:space="0" w:color="auto"/>
                  </w:divBdr>
                </w:div>
                <w:div w:id="1466964971">
                  <w:marLeft w:val="0"/>
                  <w:marRight w:val="0"/>
                  <w:marTop w:val="0"/>
                  <w:marBottom w:val="0"/>
                  <w:divBdr>
                    <w:top w:val="none" w:sz="0" w:space="0" w:color="auto"/>
                    <w:left w:val="none" w:sz="0" w:space="0" w:color="auto"/>
                    <w:bottom w:val="none" w:sz="0" w:space="0" w:color="auto"/>
                    <w:right w:val="none" w:sz="0" w:space="0" w:color="auto"/>
                  </w:divBdr>
                </w:div>
                <w:div w:id="1479803245">
                  <w:marLeft w:val="0"/>
                  <w:marRight w:val="0"/>
                  <w:marTop w:val="0"/>
                  <w:marBottom w:val="0"/>
                  <w:divBdr>
                    <w:top w:val="none" w:sz="0" w:space="0" w:color="auto"/>
                    <w:left w:val="none" w:sz="0" w:space="0" w:color="auto"/>
                    <w:bottom w:val="none" w:sz="0" w:space="0" w:color="auto"/>
                    <w:right w:val="none" w:sz="0" w:space="0" w:color="auto"/>
                  </w:divBdr>
                </w:div>
                <w:div w:id="1510287460">
                  <w:marLeft w:val="0"/>
                  <w:marRight w:val="0"/>
                  <w:marTop w:val="0"/>
                  <w:marBottom w:val="0"/>
                  <w:divBdr>
                    <w:top w:val="none" w:sz="0" w:space="0" w:color="auto"/>
                    <w:left w:val="none" w:sz="0" w:space="0" w:color="auto"/>
                    <w:bottom w:val="none" w:sz="0" w:space="0" w:color="auto"/>
                    <w:right w:val="none" w:sz="0" w:space="0" w:color="auto"/>
                  </w:divBdr>
                </w:div>
                <w:div w:id="1531844058">
                  <w:marLeft w:val="0"/>
                  <w:marRight w:val="0"/>
                  <w:marTop w:val="0"/>
                  <w:marBottom w:val="0"/>
                  <w:divBdr>
                    <w:top w:val="none" w:sz="0" w:space="0" w:color="auto"/>
                    <w:left w:val="none" w:sz="0" w:space="0" w:color="auto"/>
                    <w:bottom w:val="none" w:sz="0" w:space="0" w:color="auto"/>
                    <w:right w:val="none" w:sz="0" w:space="0" w:color="auto"/>
                  </w:divBdr>
                </w:div>
                <w:div w:id="1537038816">
                  <w:marLeft w:val="0"/>
                  <w:marRight w:val="0"/>
                  <w:marTop w:val="0"/>
                  <w:marBottom w:val="0"/>
                  <w:divBdr>
                    <w:top w:val="none" w:sz="0" w:space="0" w:color="auto"/>
                    <w:left w:val="none" w:sz="0" w:space="0" w:color="auto"/>
                    <w:bottom w:val="none" w:sz="0" w:space="0" w:color="auto"/>
                    <w:right w:val="none" w:sz="0" w:space="0" w:color="auto"/>
                  </w:divBdr>
                </w:div>
                <w:div w:id="1555921698">
                  <w:marLeft w:val="0"/>
                  <w:marRight w:val="0"/>
                  <w:marTop w:val="0"/>
                  <w:marBottom w:val="0"/>
                  <w:divBdr>
                    <w:top w:val="none" w:sz="0" w:space="0" w:color="auto"/>
                    <w:left w:val="none" w:sz="0" w:space="0" w:color="auto"/>
                    <w:bottom w:val="none" w:sz="0" w:space="0" w:color="auto"/>
                    <w:right w:val="none" w:sz="0" w:space="0" w:color="auto"/>
                  </w:divBdr>
                </w:div>
                <w:div w:id="1559438939">
                  <w:marLeft w:val="0"/>
                  <w:marRight w:val="0"/>
                  <w:marTop w:val="0"/>
                  <w:marBottom w:val="0"/>
                  <w:divBdr>
                    <w:top w:val="none" w:sz="0" w:space="0" w:color="auto"/>
                    <w:left w:val="none" w:sz="0" w:space="0" w:color="auto"/>
                    <w:bottom w:val="none" w:sz="0" w:space="0" w:color="auto"/>
                    <w:right w:val="none" w:sz="0" w:space="0" w:color="auto"/>
                  </w:divBdr>
                </w:div>
                <w:div w:id="1570119616">
                  <w:marLeft w:val="0"/>
                  <w:marRight w:val="0"/>
                  <w:marTop w:val="0"/>
                  <w:marBottom w:val="0"/>
                  <w:divBdr>
                    <w:top w:val="none" w:sz="0" w:space="0" w:color="auto"/>
                    <w:left w:val="none" w:sz="0" w:space="0" w:color="auto"/>
                    <w:bottom w:val="none" w:sz="0" w:space="0" w:color="auto"/>
                    <w:right w:val="none" w:sz="0" w:space="0" w:color="auto"/>
                  </w:divBdr>
                </w:div>
                <w:div w:id="1572497417">
                  <w:marLeft w:val="0"/>
                  <w:marRight w:val="0"/>
                  <w:marTop w:val="0"/>
                  <w:marBottom w:val="0"/>
                  <w:divBdr>
                    <w:top w:val="none" w:sz="0" w:space="0" w:color="auto"/>
                    <w:left w:val="none" w:sz="0" w:space="0" w:color="auto"/>
                    <w:bottom w:val="none" w:sz="0" w:space="0" w:color="auto"/>
                    <w:right w:val="none" w:sz="0" w:space="0" w:color="auto"/>
                  </w:divBdr>
                </w:div>
                <w:div w:id="1588416548">
                  <w:marLeft w:val="0"/>
                  <w:marRight w:val="0"/>
                  <w:marTop w:val="0"/>
                  <w:marBottom w:val="0"/>
                  <w:divBdr>
                    <w:top w:val="none" w:sz="0" w:space="0" w:color="auto"/>
                    <w:left w:val="none" w:sz="0" w:space="0" w:color="auto"/>
                    <w:bottom w:val="none" w:sz="0" w:space="0" w:color="auto"/>
                    <w:right w:val="none" w:sz="0" w:space="0" w:color="auto"/>
                  </w:divBdr>
                </w:div>
                <w:div w:id="1601063426">
                  <w:marLeft w:val="0"/>
                  <w:marRight w:val="0"/>
                  <w:marTop w:val="0"/>
                  <w:marBottom w:val="0"/>
                  <w:divBdr>
                    <w:top w:val="none" w:sz="0" w:space="0" w:color="auto"/>
                    <w:left w:val="none" w:sz="0" w:space="0" w:color="auto"/>
                    <w:bottom w:val="none" w:sz="0" w:space="0" w:color="auto"/>
                    <w:right w:val="none" w:sz="0" w:space="0" w:color="auto"/>
                  </w:divBdr>
                </w:div>
                <w:div w:id="1604217587">
                  <w:marLeft w:val="0"/>
                  <w:marRight w:val="0"/>
                  <w:marTop w:val="0"/>
                  <w:marBottom w:val="0"/>
                  <w:divBdr>
                    <w:top w:val="none" w:sz="0" w:space="0" w:color="auto"/>
                    <w:left w:val="none" w:sz="0" w:space="0" w:color="auto"/>
                    <w:bottom w:val="none" w:sz="0" w:space="0" w:color="auto"/>
                    <w:right w:val="none" w:sz="0" w:space="0" w:color="auto"/>
                  </w:divBdr>
                </w:div>
                <w:div w:id="1605571964">
                  <w:marLeft w:val="0"/>
                  <w:marRight w:val="0"/>
                  <w:marTop w:val="0"/>
                  <w:marBottom w:val="0"/>
                  <w:divBdr>
                    <w:top w:val="none" w:sz="0" w:space="0" w:color="auto"/>
                    <w:left w:val="none" w:sz="0" w:space="0" w:color="auto"/>
                    <w:bottom w:val="none" w:sz="0" w:space="0" w:color="auto"/>
                    <w:right w:val="none" w:sz="0" w:space="0" w:color="auto"/>
                  </w:divBdr>
                </w:div>
                <w:div w:id="1628272490">
                  <w:marLeft w:val="0"/>
                  <w:marRight w:val="0"/>
                  <w:marTop w:val="0"/>
                  <w:marBottom w:val="0"/>
                  <w:divBdr>
                    <w:top w:val="none" w:sz="0" w:space="0" w:color="auto"/>
                    <w:left w:val="none" w:sz="0" w:space="0" w:color="auto"/>
                    <w:bottom w:val="none" w:sz="0" w:space="0" w:color="auto"/>
                    <w:right w:val="none" w:sz="0" w:space="0" w:color="auto"/>
                  </w:divBdr>
                </w:div>
                <w:div w:id="1647466230">
                  <w:marLeft w:val="0"/>
                  <w:marRight w:val="0"/>
                  <w:marTop w:val="0"/>
                  <w:marBottom w:val="0"/>
                  <w:divBdr>
                    <w:top w:val="none" w:sz="0" w:space="0" w:color="auto"/>
                    <w:left w:val="none" w:sz="0" w:space="0" w:color="auto"/>
                    <w:bottom w:val="none" w:sz="0" w:space="0" w:color="auto"/>
                    <w:right w:val="none" w:sz="0" w:space="0" w:color="auto"/>
                  </w:divBdr>
                </w:div>
                <w:div w:id="1651326572">
                  <w:marLeft w:val="0"/>
                  <w:marRight w:val="0"/>
                  <w:marTop w:val="0"/>
                  <w:marBottom w:val="0"/>
                  <w:divBdr>
                    <w:top w:val="none" w:sz="0" w:space="0" w:color="auto"/>
                    <w:left w:val="none" w:sz="0" w:space="0" w:color="auto"/>
                    <w:bottom w:val="none" w:sz="0" w:space="0" w:color="auto"/>
                    <w:right w:val="none" w:sz="0" w:space="0" w:color="auto"/>
                  </w:divBdr>
                </w:div>
                <w:div w:id="1660311000">
                  <w:marLeft w:val="0"/>
                  <w:marRight w:val="0"/>
                  <w:marTop w:val="0"/>
                  <w:marBottom w:val="0"/>
                  <w:divBdr>
                    <w:top w:val="none" w:sz="0" w:space="0" w:color="auto"/>
                    <w:left w:val="none" w:sz="0" w:space="0" w:color="auto"/>
                    <w:bottom w:val="none" w:sz="0" w:space="0" w:color="auto"/>
                    <w:right w:val="none" w:sz="0" w:space="0" w:color="auto"/>
                  </w:divBdr>
                </w:div>
                <w:div w:id="1667974794">
                  <w:marLeft w:val="0"/>
                  <w:marRight w:val="0"/>
                  <w:marTop w:val="0"/>
                  <w:marBottom w:val="0"/>
                  <w:divBdr>
                    <w:top w:val="none" w:sz="0" w:space="0" w:color="auto"/>
                    <w:left w:val="none" w:sz="0" w:space="0" w:color="auto"/>
                    <w:bottom w:val="none" w:sz="0" w:space="0" w:color="auto"/>
                    <w:right w:val="none" w:sz="0" w:space="0" w:color="auto"/>
                  </w:divBdr>
                </w:div>
                <w:div w:id="1674994161">
                  <w:marLeft w:val="0"/>
                  <w:marRight w:val="0"/>
                  <w:marTop w:val="0"/>
                  <w:marBottom w:val="0"/>
                  <w:divBdr>
                    <w:top w:val="none" w:sz="0" w:space="0" w:color="auto"/>
                    <w:left w:val="none" w:sz="0" w:space="0" w:color="auto"/>
                    <w:bottom w:val="none" w:sz="0" w:space="0" w:color="auto"/>
                    <w:right w:val="none" w:sz="0" w:space="0" w:color="auto"/>
                  </w:divBdr>
                </w:div>
                <w:div w:id="1708600818">
                  <w:marLeft w:val="0"/>
                  <w:marRight w:val="0"/>
                  <w:marTop w:val="0"/>
                  <w:marBottom w:val="0"/>
                  <w:divBdr>
                    <w:top w:val="none" w:sz="0" w:space="0" w:color="auto"/>
                    <w:left w:val="none" w:sz="0" w:space="0" w:color="auto"/>
                    <w:bottom w:val="none" w:sz="0" w:space="0" w:color="auto"/>
                    <w:right w:val="none" w:sz="0" w:space="0" w:color="auto"/>
                  </w:divBdr>
                </w:div>
                <w:div w:id="1735816189">
                  <w:marLeft w:val="0"/>
                  <w:marRight w:val="0"/>
                  <w:marTop w:val="0"/>
                  <w:marBottom w:val="0"/>
                  <w:divBdr>
                    <w:top w:val="none" w:sz="0" w:space="0" w:color="auto"/>
                    <w:left w:val="none" w:sz="0" w:space="0" w:color="auto"/>
                    <w:bottom w:val="none" w:sz="0" w:space="0" w:color="auto"/>
                    <w:right w:val="none" w:sz="0" w:space="0" w:color="auto"/>
                  </w:divBdr>
                </w:div>
                <w:div w:id="1764688031">
                  <w:marLeft w:val="0"/>
                  <w:marRight w:val="0"/>
                  <w:marTop w:val="0"/>
                  <w:marBottom w:val="0"/>
                  <w:divBdr>
                    <w:top w:val="none" w:sz="0" w:space="0" w:color="auto"/>
                    <w:left w:val="none" w:sz="0" w:space="0" w:color="auto"/>
                    <w:bottom w:val="none" w:sz="0" w:space="0" w:color="auto"/>
                    <w:right w:val="none" w:sz="0" w:space="0" w:color="auto"/>
                  </w:divBdr>
                </w:div>
                <w:div w:id="1772046605">
                  <w:marLeft w:val="0"/>
                  <w:marRight w:val="0"/>
                  <w:marTop w:val="0"/>
                  <w:marBottom w:val="0"/>
                  <w:divBdr>
                    <w:top w:val="none" w:sz="0" w:space="0" w:color="auto"/>
                    <w:left w:val="none" w:sz="0" w:space="0" w:color="auto"/>
                    <w:bottom w:val="none" w:sz="0" w:space="0" w:color="auto"/>
                    <w:right w:val="none" w:sz="0" w:space="0" w:color="auto"/>
                  </w:divBdr>
                </w:div>
                <w:div w:id="1778401211">
                  <w:marLeft w:val="0"/>
                  <w:marRight w:val="0"/>
                  <w:marTop w:val="0"/>
                  <w:marBottom w:val="0"/>
                  <w:divBdr>
                    <w:top w:val="none" w:sz="0" w:space="0" w:color="auto"/>
                    <w:left w:val="none" w:sz="0" w:space="0" w:color="auto"/>
                    <w:bottom w:val="none" w:sz="0" w:space="0" w:color="auto"/>
                    <w:right w:val="none" w:sz="0" w:space="0" w:color="auto"/>
                  </w:divBdr>
                </w:div>
                <w:div w:id="1789006414">
                  <w:marLeft w:val="0"/>
                  <w:marRight w:val="0"/>
                  <w:marTop w:val="0"/>
                  <w:marBottom w:val="0"/>
                  <w:divBdr>
                    <w:top w:val="none" w:sz="0" w:space="0" w:color="auto"/>
                    <w:left w:val="none" w:sz="0" w:space="0" w:color="auto"/>
                    <w:bottom w:val="none" w:sz="0" w:space="0" w:color="auto"/>
                    <w:right w:val="none" w:sz="0" w:space="0" w:color="auto"/>
                  </w:divBdr>
                </w:div>
                <w:div w:id="1798142700">
                  <w:marLeft w:val="0"/>
                  <w:marRight w:val="0"/>
                  <w:marTop w:val="0"/>
                  <w:marBottom w:val="0"/>
                  <w:divBdr>
                    <w:top w:val="none" w:sz="0" w:space="0" w:color="auto"/>
                    <w:left w:val="none" w:sz="0" w:space="0" w:color="auto"/>
                    <w:bottom w:val="none" w:sz="0" w:space="0" w:color="auto"/>
                    <w:right w:val="none" w:sz="0" w:space="0" w:color="auto"/>
                  </w:divBdr>
                </w:div>
                <w:div w:id="1801799576">
                  <w:marLeft w:val="0"/>
                  <w:marRight w:val="0"/>
                  <w:marTop w:val="0"/>
                  <w:marBottom w:val="0"/>
                  <w:divBdr>
                    <w:top w:val="none" w:sz="0" w:space="0" w:color="auto"/>
                    <w:left w:val="none" w:sz="0" w:space="0" w:color="auto"/>
                    <w:bottom w:val="none" w:sz="0" w:space="0" w:color="auto"/>
                    <w:right w:val="none" w:sz="0" w:space="0" w:color="auto"/>
                  </w:divBdr>
                </w:div>
                <w:div w:id="1823499771">
                  <w:marLeft w:val="0"/>
                  <w:marRight w:val="0"/>
                  <w:marTop w:val="0"/>
                  <w:marBottom w:val="0"/>
                  <w:divBdr>
                    <w:top w:val="none" w:sz="0" w:space="0" w:color="auto"/>
                    <w:left w:val="none" w:sz="0" w:space="0" w:color="auto"/>
                    <w:bottom w:val="none" w:sz="0" w:space="0" w:color="auto"/>
                    <w:right w:val="none" w:sz="0" w:space="0" w:color="auto"/>
                  </w:divBdr>
                </w:div>
                <w:div w:id="1835339185">
                  <w:marLeft w:val="0"/>
                  <w:marRight w:val="0"/>
                  <w:marTop w:val="0"/>
                  <w:marBottom w:val="0"/>
                  <w:divBdr>
                    <w:top w:val="none" w:sz="0" w:space="0" w:color="auto"/>
                    <w:left w:val="none" w:sz="0" w:space="0" w:color="auto"/>
                    <w:bottom w:val="none" w:sz="0" w:space="0" w:color="auto"/>
                    <w:right w:val="none" w:sz="0" w:space="0" w:color="auto"/>
                  </w:divBdr>
                </w:div>
                <w:div w:id="1862234531">
                  <w:marLeft w:val="0"/>
                  <w:marRight w:val="0"/>
                  <w:marTop w:val="0"/>
                  <w:marBottom w:val="0"/>
                  <w:divBdr>
                    <w:top w:val="none" w:sz="0" w:space="0" w:color="auto"/>
                    <w:left w:val="none" w:sz="0" w:space="0" w:color="auto"/>
                    <w:bottom w:val="none" w:sz="0" w:space="0" w:color="auto"/>
                    <w:right w:val="none" w:sz="0" w:space="0" w:color="auto"/>
                  </w:divBdr>
                </w:div>
                <w:div w:id="1864250042">
                  <w:marLeft w:val="0"/>
                  <w:marRight w:val="0"/>
                  <w:marTop w:val="0"/>
                  <w:marBottom w:val="0"/>
                  <w:divBdr>
                    <w:top w:val="none" w:sz="0" w:space="0" w:color="auto"/>
                    <w:left w:val="none" w:sz="0" w:space="0" w:color="auto"/>
                    <w:bottom w:val="none" w:sz="0" w:space="0" w:color="auto"/>
                    <w:right w:val="none" w:sz="0" w:space="0" w:color="auto"/>
                  </w:divBdr>
                </w:div>
                <w:div w:id="1879967824">
                  <w:marLeft w:val="0"/>
                  <w:marRight w:val="0"/>
                  <w:marTop w:val="0"/>
                  <w:marBottom w:val="0"/>
                  <w:divBdr>
                    <w:top w:val="none" w:sz="0" w:space="0" w:color="auto"/>
                    <w:left w:val="none" w:sz="0" w:space="0" w:color="auto"/>
                    <w:bottom w:val="none" w:sz="0" w:space="0" w:color="auto"/>
                    <w:right w:val="none" w:sz="0" w:space="0" w:color="auto"/>
                  </w:divBdr>
                </w:div>
                <w:div w:id="1883470009">
                  <w:marLeft w:val="0"/>
                  <w:marRight w:val="0"/>
                  <w:marTop w:val="0"/>
                  <w:marBottom w:val="0"/>
                  <w:divBdr>
                    <w:top w:val="none" w:sz="0" w:space="0" w:color="auto"/>
                    <w:left w:val="none" w:sz="0" w:space="0" w:color="auto"/>
                    <w:bottom w:val="none" w:sz="0" w:space="0" w:color="auto"/>
                    <w:right w:val="none" w:sz="0" w:space="0" w:color="auto"/>
                  </w:divBdr>
                </w:div>
                <w:div w:id="1891380264">
                  <w:marLeft w:val="0"/>
                  <w:marRight w:val="0"/>
                  <w:marTop w:val="0"/>
                  <w:marBottom w:val="0"/>
                  <w:divBdr>
                    <w:top w:val="none" w:sz="0" w:space="0" w:color="auto"/>
                    <w:left w:val="none" w:sz="0" w:space="0" w:color="auto"/>
                    <w:bottom w:val="none" w:sz="0" w:space="0" w:color="auto"/>
                    <w:right w:val="none" w:sz="0" w:space="0" w:color="auto"/>
                  </w:divBdr>
                </w:div>
                <w:div w:id="1899122208">
                  <w:marLeft w:val="0"/>
                  <w:marRight w:val="0"/>
                  <w:marTop w:val="0"/>
                  <w:marBottom w:val="0"/>
                  <w:divBdr>
                    <w:top w:val="none" w:sz="0" w:space="0" w:color="auto"/>
                    <w:left w:val="none" w:sz="0" w:space="0" w:color="auto"/>
                    <w:bottom w:val="none" w:sz="0" w:space="0" w:color="auto"/>
                    <w:right w:val="none" w:sz="0" w:space="0" w:color="auto"/>
                  </w:divBdr>
                </w:div>
                <w:div w:id="1913076870">
                  <w:marLeft w:val="0"/>
                  <w:marRight w:val="0"/>
                  <w:marTop w:val="0"/>
                  <w:marBottom w:val="0"/>
                  <w:divBdr>
                    <w:top w:val="none" w:sz="0" w:space="0" w:color="auto"/>
                    <w:left w:val="none" w:sz="0" w:space="0" w:color="auto"/>
                    <w:bottom w:val="none" w:sz="0" w:space="0" w:color="auto"/>
                    <w:right w:val="none" w:sz="0" w:space="0" w:color="auto"/>
                  </w:divBdr>
                </w:div>
                <w:div w:id="1918128780">
                  <w:marLeft w:val="0"/>
                  <w:marRight w:val="0"/>
                  <w:marTop w:val="0"/>
                  <w:marBottom w:val="0"/>
                  <w:divBdr>
                    <w:top w:val="none" w:sz="0" w:space="0" w:color="auto"/>
                    <w:left w:val="none" w:sz="0" w:space="0" w:color="auto"/>
                    <w:bottom w:val="none" w:sz="0" w:space="0" w:color="auto"/>
                    <w:right w:val="none" w:sz="0" w:space="0" w:color="auto"/>
                  </w:divBdr>
                </w:div>
                <w:div w:id="1939480630">
                  <w:marLeft w:val="0"/>
                  <w:marRight w:val="0"/>
                  <w:marTop w:val="0"/>
                  <w:marBottom w:val="0"/>
                  <w:divBdr>
                    <w:top w:val="none" w:sz="0" w:space="0" w:color="auto"/>
                    <w:left w:val="none" w:sz="0" w:space="0" w:color="auto"/>
                    <w:bottom w:val="none" w:sz="0" w:space="0" w:color="auto"/>
                    <w:right w:val="none" w:sz="0" w:space="0" w:color="auto"/>
                  </w:divBdr>
                </w:div>
                <w:div w:id="1950117260">
                  <w:marLeft w:val="0"/>
                  <w:marRight w:val="0"/>
                  <w:marTop w:val="0"/>
                  <w:marBottom w:val="0"/>
                  <w:divBdr>
                    <w:top w:val="none" w:sz="0" w:space="0" w:color="auto"/>
                    <w:left w:val="none" w:sz="0" w:space="0" w:color="auto"/>
                    <w:bottom w:val="none" w:sz="0" w:space="0" w:color="auto"/>
                    <w:right w:val="none" w:sz="0" w:space="0" w:color="auto"/>
                  </w:divBdr>
                </w:div>
                <w:div w:id="1959606672">
                  <w:marLeft w:val="0"/>
                  <w:marRight w:val="0"/>
                  <w:marTop w:val="0"/>
                  <w:marBottom w:val="0"/>
                  <w:divBdr>
                    <w:top w:val="none" w:sz="0" w:space="0" w:color="auto"/>
                    <w:left w:val="none" w:sz="0" w:space="0" w:color="auto"/>
                    <w:bottom w:val="none" w:sz="0" w:space="0" w:color="auto"/>
                    <w:right w:val="none" w:sz="0" w:space="0" w:color="auto"/>
                  </w:divBdr>
                </w:div>
                <w:div w:id="2008245836">
                  <w:marLeft w:val="0"/>
                  <w:marRight w:val="0"/>
                  <w:marTop w:val="0"/>
                  <w:marBottom w:val="0"/>
                  <w:divBdr>
                    <w:top w:val="none" w:sz="0" w:space="0" w:color="auto"/>
                    <w:left w:val="none" w:sz="0" w:space="0" w:color="auto"/>
                    <w:bottom w:val="none" w:sz="0" w:space="0" w:color="auto"/>
                    <w:right w:val="none" w:sz="0" w:space="0" w:color="auto"/>
                  </w:divBdr>
                </w:div>
                <w:div w:id="2008554125">
                  <w:marLeft w:val="0"/>
                  <w:marRight w:val="0"/>
                  <w:marTop w:val="0"/>
                  <w:marBottom w:val="0"/>
                  <w:divBdr>
                    <w:top w:val="none" w:sz="0" w:space="0" w:color="auto"/>
                    <w:left w:val="none" w:sz="0" w:space="0" w:color="auto"/>
                    <w:bottom w:val="none" w:sz="0" w:space="0" w:color="auto"/>
                    <w:right w:val="none" w:sz="0" w:space="0" w:color="auto"/>
                  </w:divBdr>
                </w:div>
                <w:div w:id="2016489228">
                  <w:marLeft w:val="0"/>
                  <w:marRight w:val="0"/>
                  <w:marTop w:val="0"/>
                  <w:marBottom w:val="0"/>
                  <w:divBdr>
                    <w:top w:val="none" w:sz="0" w:space="0" w:color="auto"/>
                    <w:left w:val="none" w:sz="0" w:space="0" w:color="auto"/>
                    <w:bottom w:val="none" w:sz="0" w:space="0" w:color="auto"/>
                    <w:right w:val="none" w:sz="0" w:space="0" w:color="auto"/>
                  </w:divBdr>
                </w:div>
                <w:div w:id="2021082747">
                  <w:marLeft w:val="0"/>
                  <w:marRight w:val="0"/>
                  <w:marTop w:val="0"/>
                  <w:marBottom w:val="0"/>
                  <w:divBdr>
                    <w:top w:val="none" w:sz="0" w:space="0" w:color="auto"/>
                    <w:left w:val="none" w:sz="0" w:space="0" w:color="auto"/>
                    <w:bottom w:val="none" w:sz="0" w:space="0" w:color="auto"/>
                    <w:right w:val="none" w:sz="0" w:space="0" w:color="auto"/>
                  </w:divBdr>
                </w:div>
                <w:div w:id="2027244215">
                  <w:marLeft w:val="0"/>
                  <w:marRight w:val="0"/>
                  <w:marTop w:val="0"/>
                  <w:marBottom w:val="0"/>
                  <w:divBdr>
                    <w:top w:val="none" w:sz="0" w:space="0" w:color="auto"/>
                    <w:left w:val="none" w:sz="0" w:space="0" w:color="auto"/>
                    <w:bottom w:val="none" w:sz="0" w:space="0" w:color="auto"/>
                    <w:right w:val="none" w:sz="0" w:space="0" w:color="auto"/>
                  </w:divBdr>
                </w:div>
                <w:div w:id="2042123876">
                  <w:marLeft w:val="0"/>
                  <w:marRight w:val="0"/>
                  <w:marTop w:val="0"/>
                  <w:marBottom w:val="0"/>
                  <w:divBdr>
                    <w:top w:val="none" w:sz="0" w:space="0" w:color="auto"/>
                    <w:left w:val="none" w:sz="0" w:space="0" w:color="auto"/>
                    <w:bottom w:val="none" w:sz="0" w:space="0" w:color="auto"/>
                    <w:right w:val="none" w:sz="0" w:space="0" w:color="auto"/>
                  </w:divBdr>
                </w:div>
                <w:div w:id="2045519042">
                  <w:marLeft w:val="0"/>
                  <w:marRight w:val="0"/>
                  <w:marTop w:val="0"/>
                  <w:marBottom w:val="0"/>
                  <w:divBdr>
                    <w:top w:val="none" w:sz="0" w:space="0" w:color="auto"/>
                    <w:left w:val="none" w:sz="0" w:space="0" w:color="auto"/>
                    <w:bottom w:val="none" w:sz="0" w:space="0" w:color="auto"/>
                    <w:right w:val="none" w:sz="0" w:space="0" w:color="auto"/>
                  </w:divBdr>
                </w:div>
                <w:div w:id="2046372542">
                  <w:marLeft w:val="0"/>
                  <w:marRight w:val="0"/>
                  <w:marTop w:val="0"/>
                  <w:marBottom w:val="0"/>
                  <w:divBdr>
                    <w:top w:val="none" w:sz="0" w:space="0" w:color="auto"/>
                    <w:left w:val="none" w:sz="0" w:space="0" w:color="auto"/>
                    <w:bottom w:val="none" w:sz="0" w:space="0" w:color="auto"/>
                    <w:right w:val="none" w:sz="0" w:space="0" w:color="auto"/>
                  </w:divBdr>
                </w:div>
                <w:div w:id="2052419974">
                  <w:marLeft w:val="0"/>
                  <w:marRight w:val="0"/>
                  <w:marTop w:val="0"/>
                  <w:marBottom w:val="0"/>
                  <w:divBdr>
                    <w:top w:val="none" w:sz="0" w:space="0" w:color="auto"/>
                    <w:left w:val="none" w:sz="0" w:space="0" w:color="auto"/>
                    <w:bottom w:val="none" w:sz="0" w:space="0" w:color="auto"/>
                    <w:right w:val="none" w:sz="0" w:space="0" w:color="auto"/>
                  </w:divBdr>
                </w:div>
                <w:div w:id="2053916369">
                  <w:marLeft w:val="0"/>
                  <w:marRight w:val="0"/>
                  <w:marTop w:val="0"/>
                  <w:marBottom w:val="0"/>
                  <w:divBdr>
                    <w:top w:val="none" w:sz="0" w:space="0" w:color="auto"/>
                    <w:left w:val="none" w:sz="0" w:space="0" w:color="auto"/>
                    <w:bottom w:val="none" w:sz="0" w:space="0" w:color="auto"/>
                    <w:right w:val="none" w:sz="0" w:space="0" w:color="auto"/>
                  </w:divBdr>
                </w:div>
                <w:div w:id="2064792452">
                  <w:marLeft w:val="0"/>
                  <w:marRight w:val="0"/>
                  <w:marTop w:val="0"/>
                  <w:marBottom w:val="0"/>
                  <w:divBdr>
                    <w:top w:val="none" w:sz="0" w:space="0" w:color="auto"/>
                    <w:left w:val="none" w:sz="0" w:space="0" w:color="auto"/>
                    <w:bottom w:val="none" w:sz="0" w:space="0" w:color="auto"/>
                    <w:right w:val="none" w:sz="0" w:space="0" w:color="auto"/>
                  </w:divBdr>
                </w:div>
                <w:div w:id="2074308786">
                  <w:marLeft w:val="0"/>
                  <w:marRight w:val="0"/>
                  <w:marTop w:val="0"/>
                  <w:marBottom w:val="0"/>
                  <w:divBdr>
                    <w:top w:val="none" w:sz="0" w:space="0" w:color="auto"/>
                    <w:left w:val="none" w:sz="0" w:space="0" w:color="auto"/>
                    <w:bottom w:val="none" w:sz="0" w:space="0" w:color="auto"/>
                    <w:right w:val="none" w:sz="0" w:space="0" w:color="auto"/>
                  </w:divBdr>
                </w:div>
                <w:div w:id="2081705583">
                  <w:marLeft w:val="0"/>
                  <w:marRight w:val="0"/>
                  <w:marTop w:val="0"/>
                  <w:marBottom w:val="0"/>
                  <w:divBdr>
                    <w:top w:val="none" w:sz="0" w:space="0" w:color="auto"/>
                    <w:left w:val="none" w:sz="0" w:space="0" w:color="auto"/>
                    <w:bottom w:val="none" w:sz="0" w:space="0" w:color="auto"/>
                    <w:right w:val="none" w:sz="0" w:space="0" w:color="auto"/>
                  </w:divBdr>
                </w:div>
                <w:div w:id="2081754131">
                  <w:marLeft w:val="0"/>
                  <w:marRight w:val="0"/>
                  <w:marTop w:val="0"/>
                  <w:marBottom w:val="0"/>
                  <w:divBdr>
                    <w:top w:val="none" w:sz="0" w:space="0" w:color="auto"/>
                    <w:left w:val="none" w:sz="0" w:space="0" w:color="auto"/>
                    <w:bottom w:val="none" w:sz="0" w:space="0" w:color="auto"/>
                    <w:right w:val="none" w:sz="0" w:space="0" w:color="auto"/>
                  </w:divBdr>
                </w:div>
                <w:div w:id="2082019596">
                  <w:marLeft w:val="0"/>
                  <w:marRight w:val="0"/>
                  <w:marTop w:val="0"/>
                  <w:marBottom w:val="0"/>
                  <w:divBdr>
                    <w:top w:val="none" w:sz="0" w:space="0" w:color="auto"/>
                    <w:left w:val="none" w:sz="0" w:space="0" w:color="auto"/>
                    <w:bottom w:val="none" w:sz="0" w:space="0" w:color="auto"/>
                    <w:right w:val="none" w:sz="0" w:space="0" w:color="auto"/>
                  </w:divBdr>
                </w:div>
                <w:div w:id="2093156388">
                  <w:marLeft w:val="0"/>
                  <w:marRight w:val="0"/>
                  <w:marTop w:val="0"/>
                  <w:marBottom w:val="0"/>
                  <w:divBdr>
                    <w:top w:val="none" w:sz="0" w:space="0" w:color="auto"/>
                    <w:left w:val="none" w:sz="0" w:space="0" w:color="auto"/>
                    <w:bottom w:val="none" w:sz="0" w:space="0" w:color="auto"/>
                    <w:right w:val="none" w:sz="0" w:space="0" w:color="auto"/>
                  </w:divBdr>
                </w:div>
                <w:div w:id="2096632802">
                  <w:marLeft w:val="0"/>
                  <w:marRight w:val="0"/>
                  <w:marTop w:val="0"/>
                  <w:marBottom w:val="0"/>
                  <w:divBdr>
                    <w:top w:val="none" w:sz="0" w:space="0" w:color="auto"/>
                    <w:left w:val="none" w:sz="0" w:space="0" w:color="auto"/>
                    <w:bottom w:val="none" w:sz="0" w:space="0" w:color="auto"/>
                    <w:right w:val="none" w:sz="0" w:space="0" w:color="auto"/>
                  </w:divBdr>
                </w:div>
                <w:div w:id="2097285178">
                  <w:marLeft w:val="0"/>
                  <w:marRight w:val="0"/>
                  <w:marTop w:val="0"/>
                  <w:marBottom w:val="0"/>
                  <w:divBdr>
                    <w:top w:val="none" w:sz="0" w:space="0" w:color="auto"/>
                    <w:left w:val="none" w:sz="0" w:space="0" w:color="auto"/>
                    <w:bottom w:val="none" w:sz="0" w:space="0" w:color="auto"/>
                    <w:right w:val="none" w:sz="0" w:space="0" w:color="auto"/>
                  </w:divBdr>
                </w:div>
                <w:div w:id="21090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5006">
          <w:marLeft w:val="0"/>
          <w:marRight w:val="0"/>
          <w:marTop w:val="0"/>
          <w:marBottom w:val="0"/>
          <w:divBdr>
            <w:top w:val="none" w:sz="0" w:space="0" w:color="auto"/>
            <w:left w:val="none" w:sz="0" w:space="0" w:color="auto"/>
            <w:bottom w:val="none" w:sz="0" w:space="0" w:color="auto"/>
            <w:right w:val="none" w:sz="0" w:space="0" w:color="auto"/>
          </w:divBdr>
          <w:divsChild>
            <w:div w:id="1055272168">
              <w:marLeft w:val="0"/>
              <w:marRight w:val="0"/>
              <w:marTop w:val="0"/>
              <w:marBottom w:val="0"/>
              <w:divBdr>
                <w:top w:val="none" w:sz="0" w:space="0" w:color="auto"/>
                <w:left w:val="none" w:sz="0" w:space="0" w:color="auto"/>
                <w:bottom w:val="none" w:sz="0" w:space="0" w:color="auto"/>
                <w:right w:val="none" w:sz="0" w:space="0" w:color="auto"/>
              </w:divBdr>
              <w:divsChild>
                <w:div w:id="196739355">
                  <w:marLeft w:val="0"/>
                  <w:marRight w:val="0"/>
                  <w:marTop w:val="0"/>
                  <w:marBottom w:val="0"/>
                  <w:divBdr>
                    <w:top w:val="none" w:sz="0" w:space="0" w:color="auto"/>
                    <w:left w:val="none" w:sz="0" w:space="0" w:color="auto"/>
                    <w:bottom w:val="none" w:sz="0" w:space="0" w:color="auto"/>
                    <w:right w:val="none" w:sz="0" w:space="0" w:color="auto"/>
                  </w:divBdr>
                </w:div>
                <w:div w:id="359086011">
                  <w:marLeft w:val="0"/>
                  <w:marRight w:val="0"/>
                  <w:marTop w:val="0"/>
                  <w:marBottom w:val="0"/>
                  <w:divBdr>
                    <w:top w:val="none" w:sz="0" w:space="0" w:color="auto"/>
                    <w:left w:val="none" w:sz="0" w:space="0" w:color="auto"/>
                    <w:bottom w:val="none" w:sz="0" w:space="0" w:color="auto"/>
                    <w:right w:val="none" w:sz="0" w:space="0" w:color="auto"/>
                  </w:divBdr>
                </w:div>
                <w:div w:id="509686946">
                  <w:marLeft w:val="0"/>
                  <w:marRight w:val="0"/>
                  <w:marTop w:val="0"/>
                  <w:marBottom w:val="0"/>
                  <w:divBdr>
                    <w:top w:val="none" w:sz="0" w:space="0" w:color="auto"/>
                    <w:left w:val="none" w:sz="0" w:space="0" w:color="auto"/>
                    <w:bottom w:val="none" w:sz="0" w:space="0" w:color="auto"/>
                    <w:right w:val="none" w:sz="0" w:space="0" w:color="auto"/>
                  </w:divBdr>
                </w:div>
                <w:div w:id="690885284">
                  <w:marLeft w:val="0"/>
                  <w:marRight w:val="0"/>
                  <w:marTop w:val="0"/>
                  <w:marBottom w:val="0"/>
                  <w:divBdr>
                    <w:top w:val="none" w:sz="0" w:space="0" w:color="auto"/>
                    <w:left w:val="none" w:sz="0" w:space="0" w:color="auto"/>
                    <w:bottom w:val="none" w:sz="0" w:space="0" w:color="auto"/>
                    <w:right w:val="none" w:sz="0" w:space="0" w:color="auto"/>
                  </w:divBdr>
                </w:div>
                <w:div w:id="945119781">
                  <w:marLeft w:val="0"/>
                  <w:marRight w:val="0"/>
                  <w:marTop w:val="0"/>
                  <w:marBottom w:val="0"/>
                  <w:divBdr>
                    <w:top w:val="none" w:sz="0" w:space="0" w:color="auto"/>
                    <w:left w:val="none" w:sz="0" w:space="0" w:color="auto"/>
                    <w:bottom w:val="none" w:sz="0" w:space="0" w:color="auto"/>
                    <w:right w:val="none" w:sz="0" w:space="0" w:color="auto"/>
                  </w:divBdr>
                </w:div>
                <w:div w:id="1217358221">
                  <w:marLeft w:val="0"/>
                  <w:marRight w:val="0"/>
                  <w:marTop w:val="0"/>
                  <w:marBottom w:val="0"/>
                  <w:divBdr>
                    <w:top w:val="none" w:sz="0" w:space="0" w:color="auto"/>
                    <w:left w:val="none" w:sz="0" w:space="0" w:color="auto"/>
                    <w:bottom w:val="none" w:sz="0" w:space="0" w:color="auto"/>
                    <w:right w:val="none" w:sz="0" w:space="0" w:color="auto"/>
                  </w:divBdr>
                </w:div>
                <w:div w:id="1250697483">
                  <w:marLeft w:val="0"/>
                  <w:marRight w:val="0"/>
                  <w:marTop w:val="0"/>
                  <w:marBottom w:val="0"/>
                  <w:divBdr>
                    <w:top w:val="none" w:sz="0" w:space="0" w:color="auto"/>
                    <w:left w:val="none" w:sz="0" w:space="0" w:color="auto"/>
                    <w:bottom w:val="none" w:sz="0" w:space="0" w:color="auto"/>
                    <w:right w:val="none" w:sz="0" w:space="0" w:color="auto"/>
                  </w:divBdr>
                </w:div>
                <w:div w:id="1378890777">
                  <w:marLeft w:val="0"/>
                  <w:marRight w:val="0"/>
                  <w:marTop w:val="0"/>
                  <w:marBottom w:val="0"/>
                  <w:divBdr>
                    <w:top w:val="none" w:sz="0" w:space="0" w:color="auto"/>
                    <w:left w:val="none" w:sz="0" w:space="0" w:color="auto"/>
                    <w:bottom w:val="none" w:sz="0" w:space="0" w:color="auto"/>
                    <w:right w:val="none" w:sz="0" w:space="0" w:color="auto"/>
                  </w:divBdr>
                </w:div>
                <w:div w:id="1559248742">
                  <w:marLeft w:val="0"/>
                  <w:marRight w:val="0"/>
                  <w:marTop w:val="0"/>
                  <w:marBottom w:val="0"/>
                  <w:divBdr>
                    <w:top w:val="none" w:sz="0" w:space="0" w:color="auto"/>
                    <w:left w:val="none" w:sz="0" w:space="0" w:color="auto"/>
                    <w:bottom w:val="none" w:sz="0" w:space="0" w:color="auto"/>
                    <w:right w:val="none" w:sz="0" w:space="0" w:color="auto"/>
                  </w:divBdr>
                </w:div>
                <w:div w:id="172544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335179">
      <w:bodyDiv w:val="1"/>
      <w:marLeft w:val="0"/>
      <w:marRight w:val="0"/>
      <w:marTop w:val="0"/>
      <w:marBottom w:val="0"/>
      <w:divBdr>
        <w:top w:val="none" w:sz="0" w:space="0" w:color="auto"/>
        <w:left w:val="none" w:sz="0" w:space="0" w:color="auto"/>
        <w:bottom w:val="none" w:sz="0" w:space="0" w:color="auto"/>
        <w:right w:val="none" w:sz="0" w:space="0" w:color="auto"/>
      </w:divBdr>
    </w:div>
    <w:div w:id="1098449475">
      <w:bodyDiv w:val="1"/>
      <w:marLeft w:val="0"/>
      <w:marRight w:val="0"/>
      <w:marTop w:val="0"/>
      <w:marBottom w:val="0"/>
      <w:divBdr>
        <w:top w:val="none" w:sz="0" w:space="0" w:color="auto"/>
        <w:left w:val="none" w:sz="0" w:space="0" w:color="auto"/>
        <w:bottom w:val="none" w:sz="0" w:space="0" w:color="auto"/>
        <w:right w:val="none" w:sz="0" w:space="0" w:color="auto"/>
      </w:divBdr>
    </w:div>
    <w:div w:id="1189373187">
      <w:bodyDiv w:val="1"/>
      <w:marLeft w:val="0"/>
      <w:marRight w:val="0"/>
      <w:marTop w:val="0"/>
      <w:marBottom w:val="0"/>
      <w:divBdr>
        <w:top w:val="none" w:sz="0" w:space="0" w:color="auto"/>
        <w:left w:val="none" w:sz="0" w:space="0" w:color="auto"/>
        <w:bottom w:val="none" w:sz="0" w:space="0" w:color="auto"/>
        <w:right w:val="none" w:sz="0" w:space="0" w:color="auto"/>
      </w:divBdr>
    </w:div>
    <w:div w:id="1554078141">
      <w:bodyDiv w:val="1"/>
      <w:marLeft w:val="0"/>
      <w:marRight w:val="0"/>
      <w:marTop w:val="0"/>
      <w:marBottom w:val="0"/>
      <w:divBdr>
        <w:top w:val="none" w:sz="0" w:space="0" w:color="auto"/>
        <w:left w:val="none" w:sz="0" w:space="0" w:color="auto"/>
        <w:bottom w:val="none" w:sz="0" w:space="0" w:color="auto"/>
        <w:right w:val="none" w:sz="0" w:space="0" w:color="auto"/>
      </w:divBdr>
    </w:div>
    <w:div w:id="1588728044">
      <w:bodyDiv w:val="1"/>
      <w:marLeft w:val="0"/>
      <w:marRight w:val="0"/>
      <w:marTop w:val="0"/>
      <w:marBottom w:val="0"/>
      <w:divBdr>
        <w:top w:val="none" w:sz="0" w:space="0" w:color="auto"/>
        <w:left w:val="none" w:sz="0" w:space="0" w:color="auto"/>
        <w:bottom w:val="none" w:sz="0" w:space="0" w:color="auto"/>
        <w:right w:val="none" w:sz="0" w:space="0" w:color="auto"/>
      </w:divBdr>
    </w:div>
    <w:div w:id="1740249010">
      <w:bodyDiv w:val="1"/>
      <w:marLeft w:val="0"/>
      <w:marRight w:val="0"/>
      <w:marTop w:val="0"/>
      <w:marBottom w:val="0"/>
      <w:divBdr>
        <w:top w:val="none" w:sz="0" w:space="0" w:color="auto"/>
        <w:left w:val="none" w:sz="0" w:space="0" w:color="auto"/>
        <w:bottom w:val="none" w:sz="0" w:space="0" w:color="auto"/>
        <w:right w:val="none" w:sz="0" w:space="0" w:color="auto"/>
      </w:divBdr>
    </w:div>
    <w:div w:id="1878465909">
      <w:bodyDiv w:val="1"/>
      <w:marLeft w:val="0"/>
      <w:marRight w:val="0"/>
      <w:marTop w:val="0"/>
      <w:marBottom w:val="0"/>
      <w:divBdr>
        <w:top w:val="none" w:sz="0" w:space="0" w:color="auto"/>
        <w:left w:val="none" w:sz="0" w:space="0" w:color="auto"/>
        <w:bottom w:val="none" w:sz="0" w:space="0" w:color="auto"/>
        <w:right w:val="none" w:sz="0" w:space="0" w:color="auto"/>
      </w:divBdr>
    </w:div>
    <w:div w:id="207469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medstar.security@medstar.net"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8/08/relationships/commentsExtensible" Target="commentsExtensible.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sans.org/top25-programming-errors/" TargetMode="External"/><Relationship Id="rId20" Type="http://schemas.openxmlformats.org/officeDocument/2006/relationships/hyperlink" Target="mailto:mark.k.schneider@medstar.ne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cwe.mitre.org/top25/" TargetMode="Externa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mailto:privacyofficer@medstar.ne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owasp.org"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Props1.xml><?xml version="1.0" encoding="utf-8"?>
<ds:datastoreItem xmlns:ds="http://schemas.openxmlformats.org/officeDocument/2006/customXml" ds:itemID="{FF1F1D57-517F-44CD-8D81-F77217425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e6c7cf81-12fe-425f-a5c0-d82f8a821745"/>
    <ds:schemaRef ds:uri="7cc12636-eeb3-4ff6-886f-4dcac8ddd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2F7F00-4D78-4490-A41F-DB1A57A63CE4}">
  <ds:schemaRefs>
    <ds:schemaRef ds:uri="http://schemas.microsoft.com/sharepoint/v3/contenttype/forms"/>
  </ds:schemaRefs>
</ds:datastoreItem>
</file>

<file path=customXml/itemProps3.xml><?xml version="1.0" encoding="utf-8"?>
<ds:datastoreItem xmlns:ds="http://schemas.openxmlformats.org/officeDocument/2006/customXml" ds:itemID="{861D60DC-5F66-4E44-AC1A-6E7C5F9B61F5}">
  <ds:schemaRefs>
    <ds:schemaRef ds:uri="http://schemas.openxmlformats.org/officeDocument/2006/bibliography"/>
  </ds:schemaRefs>
</ds:datastoreItem>
</file>

<file path=customXml/itemProps4.xml><?xml version="1.0" encoding="utf-8"?>
<ds:datastoreItem xmlns:ds="http://schemas.openxmlformats.org/officeDocument/2006/customXml" ds:itemID="{EBA388A3-1C2E-457B-AC87-A12FEAEA5AB0}">
  <ds:schemaRefs>
    <ds:schemaRef ds:uri="http://schemas.microsoft.com/office/2006/metadata/properties"/>
    <ds:schemaRef ds:uri="http://schemas.microsoft.com/office/infopath/2007/PartnerControls"/>
    <ds:schemaRef ds:uri="http://schemas.microsoft.com/sharepoint/v3/fields"/>
    <ds:schemaRef ds:uri="e6c7cf81-12fe-425f-a5c0-d82f8a821745"/>
    <ds:schemaRef ds:uri="7cc12636-eeb3-4ff6-886f-4dcac8dddb7e"/>
  </ds:schemaRefs>
</ds:datastoreItem>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2883</Words>
  <Characters>16434</Characters>
  <Application>Microsoft Office Word</Application>
  <DocSecurity>0</DocSecurity>
  <Lines>136</Lines>
  <Paragraphs>38</Paragraphs>
  <ScaleCrop>false</ScaleCrop>
  <Company>MedStar Health</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Aaron Heath</dc:creator>
  <cp:lastModifiedBy>Andrew Krieman</cp:lastModifiedBy>
  <cp:revision>6</cp:revision>
  <cp:lastPrinted>2019-02-07T14:51:00Z</cp:lastPrinted>
  <dcterms:created xsi:type="dcterms:W3CDTF">2025-10-15T12:37:00Z</dcterms:created>
  <dcterms:modified xsi:type="dcterms:W3CDTF">2025-10-15T12:37:00Z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eb79898b-d21a-46d7-9f36-a2b0f0d80199</vt:lpwstr>
  </property>
  <property fmtid="{D5CDD505-2E9C-101B-9397-08002B2CF9AE}" pid="4" name="Order">
    <vt:r8>61200</vt:r8>
  </property>
  <property fmtid="{D5CDD505-2E9C-101B-9397-08002B2CF9AE}" pid="5" name="_ExtendedDescription">
    <vt:lpwstr/>
  </property>
  <property fmtid="{D5CDD505-2E9C-101B-9397-08002B2CF9AE}" pid="6" name="MediaServiceImageTags">
    <vt:lpwstr/>
  </property>
</Properties>
</file>