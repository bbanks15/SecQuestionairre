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header1.xml" ContentType="application/vnd.openxmlformats-officedocument.wordprocessingml.header+xml"/>
  <Override PartName="/word/endnotes.xml" ContentType="application/vnd.openxmlformats-officedocument.wordprocessingml.endnotes+xml"/>
  <Override PartName="/word/theme/theme1.xml" ContentType="application/vnd.openxmlformats-officedocument.theme+xml"/>
  <Override PartName="/word/settings.xml" ContentType="application/vnd.openxmlformats-officedocument.wordprocessingml.settings+xml"/>
  <Override PartName="/docProps/custom.xml" ContentType="application/vnd.openxmlformats-officedocument.custom-properties+xml"/>
  <Override PartName="/customXml/itemProps2.xml" ContentType="application/vnd.openxmlformats-officedocument.customXmlProperties+xml"/>
  <Override PartName="/docProps/app.xml" ContentType="application/vnd.openxmlformats-officedocument.extended-properties+xml"/>
  <Override PartName="/customXml/itemProps1.xml" ContentType="application/vnd.openxmlformats-officedocument.customXmlProperties+xml"/>
  <Override PartName="/word/people.xml" ContentType="application/vnd.openxmlformats-officedocument.wordprocessingml.people+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tbl>
      <w:tblPr>
        <w:tblStyle w:val="TableGridLight1"/>
        <w:tblpPr w:leftFromText="180" w:rightFromText="180" w:horzAnchor="margin" w:tblpY="3043"/>
        <w:tblW w:w="0" w:type="auto"/>
        <w:tblInd w:w="0" w:type="dxa"/>
        <w:tblLook w:val="04A0" w:firstRow="1" w:lastRow="0" w:firstColumn="1" w:lastColumn="0" w:noHBand="0" w:noVBand="1"/>
      </w:tblPr>
      <w:tblGrid>
        <w:gridCol w:w="2988"/>
        <w:gridCol w:w="6362"/>
      </w:tblGrid>
      <w:tr w:rsidR="00216662" w14:paraId="0BD4616D" w14:textId="77777777" w:rsidTr="006B78E2">
        <w:tc>
          <w:tcPr>
            <w:tcW w:w="298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2145CC01" w14:textId="77777777" w:rsidR="00216662" w:rsidRDefault="00216662" w:rsidP="006B78E2">
            <w:pPr>
              <w:autoSpaceDE w:val="0"/>
              <w:autoSpaceDN w:val="0"/>
              <w:adjustRightInd w:val="0"/>
              <w:spacing w:line="240" w:lineRule="auto"/>
              <w:rPr>
                <w:rFonts w:ascii="Arial" w:hAnsi="Arial" w:cs="Arial"/>
                <w:color w:val="4D4D4D"/>
              </w:rPr>
            </w:pPr>
            <w:r>
              <w:rPr>
                <w:rFonts w:ascii="Arial" w:hAnsi="Arial" w:cs="Arial"/>
                <w:color w:val="4D4D4D"/>
              </w:rPr>
              <w:t>Company Name</w:t>
            </w:r>
          </w:p>
          <w:p w14:paraId="0DB0025B" w14:textId="77777777" w:rsidR="00216662" w:rsidRDefault="00216662" w:rsidP="006B78E2">
            <w:pPr>
              <w:autoSpaceDE w:val="0"/>
              <w:autoSpaceDN w:val="0"/>
              <w:adjustRightInd w:val="0"/>
              <w:spacing w:line="240" w:lineRule="auto"/>
              <w:rPr>
                <w:rFonts w:ascii="Arial" w:hAnsi="Arial" w:cs="Arial"/>
                <w:b/>
                <w:bCs/>
                <w:color w:val="000000"/>
                <w:szCs w:val="24"/>
              </w:rPr>
            </w:pPr>
          </w:p>
        </w:tc>
        <w:tc>
          <w:tcPr>
            <w:tcW w:w="636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3457152E" w14:textId="77777777" w:rsidR="00216662" w:rsidRDefault="009136EE" w:rsidP="006B78E2">
            <w:pPr>
              <w:suppressLineNumbers/>
              <w:tabs>
                <w:tab w:val="left" w:pos="3546"/>
              </w:tabs>
              <w:suppressAutoHyphens/>
              <w:spacing w:line="240" w:lineRule="auto"/>
              <w:rPr>
                <w:rFonts w:cs="Calibri"/>
              </w:rPr>
            </w:pPr>
            <w:r>
              <w:rPr>
                <w:rFonts w:cs="Calibri"/>
              </w:rPr>
              <w:t>PeriGen, Inc.</w:t>
            </w:r>
          </w:p>
        </w:tc>
      </w:tr>
      <w:tr w:rsidR="00216662" w14:paraId="5102D3C7" w14:textId="77777777" w:rsidTr="006B78E2">
        <w:tc>
          <w:tcPr>
            <w:tcW w:w="298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6DAA52A9" w14:textId="77777777" w:rsidR="00216662" w:rsidRDefault="00216662" w:rsidP="006B78E2">
            <w:pPr>
              <w:autoSpaceDE w:val="0"/>
              <w:autoSpaceDN w:val="0"/>
              <w:adjustRightInd w:val="0"/>
              <w:spacing w:line="240" w:lineRule="auto"/>
              <w:rPr>
                <w:rFonts w:ascii="Arial" w:hAnsi="Arial" w:cs="Arial"/>
                <w:color w:val="4D4D4D"/>
              </w:rPr>
            </w:pPr>
            <w:r>
              <w:rPr>
                <w:rFonts w:ascii="Arial" w:hAnsi="Arial" w:cs="Arial"/>
                <w:color w:val="4D4D4D"/>
              </w:rPr>
              <w:t>Name</w:t>
            </w:r>
          </w:p>
          <w:p w14:paraId="3A3202D9" w14:textId="77777777" w:rsidR="00216662" w:rsidRDefault="00216662" w:rsidP="006B78E2">
            <w:pPr>
              <w:autoSpaceDE w:val="0"/>
              <w:autoSpaceDN w:val="0"/>
              <w:adjustRightInd w:val="0"/>
              <w:spacing w:line="240" w:lineRule="auto"/>
              <w:rPr>
                <w:rFonts w:ascii="Arial" w:hAnsi="Arial" w:cs="Arial"/>
                <w:b/>
                <w:bCs/>
                <w:color w:val="000000"/>
                <w:szCs w:val="24"/>
              </w:rPr>
            </w:pPr>
          </w:p>
        </w:tc>
        <w:tc>
          <w:tcPr>
            <w:tcW w:w="636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2BA41693" w14:textId="77777777" w:rsidR="00216662" w:rsidRDefault="009136EE" w:rsidP="006B78E2">
            <w:pPr>
              <w:suppressLineNumbers/>
              <w:tabs>
                <w:tab w:val="left" w:pos="3546"/>
              </w:tabs>
              <w:suppressAutoHyphens/>
              <w:spacing w:line="240" w:lineRule="auto"/>
              <w:rPr>
                <w:rFonts w:cs="Calibri"/>
              </w:rPr>
            </w:pPr>
            <w:r>
              <w:rPr>
                <w:rFonts w:cs="Calibri"/>
              </w:rPr>
              <w:t>Bruno Bendavid</w:t>
            </w:r>
          </w:p>
        </w:tc>
      </w:tr>
      <w:tr w:rsidR="00216662" w14:paraId="4C1DCAEF" w14:textId="77777777" w:rsidTr="006B78E2">
        <w:tc>
          <w:tcPr>
            <w:tcW w:w="298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748352FB" w14:textId="77777777" w:rsidR="00216662" w:rsidRDefault="00216662" w:rsidP="006B78E2">
            <w:pPr>
              <w:autoSpaceDE w:val="0"/>
              <w:autoSpaceDN w:val="0"/>
              <w:adjustRightInd w:val="0"/>
              <w:spacing w:line="240" w:lineRule="auto"/>
              <w:rPr>
                <w:rFonts w:ascii="Arial" w:hAnsi="Arial" w:cs="Arial"/>
                <w:color w:val="4D4D4D"/>
              </w:rPr>
            </w:pPr>
            <w:r>
              <w:rPr>
                <w:rFonts w:ascii="Arial" w:hAnsi="Arial" w:cs="Arial"/>
                <w:color w:val="4D4D4D"/>
              </w:rPr>
              <w:t>Title</w:t>
            </w:r>
          </w:p>
          <w:p w14:paraId="6D135148" w14:textId="77777777" w:rsidR="00216662" w:rsidRDefault="00216662" w:rsidP="006B78E2">
            <w:pPr>
              <w:autoSpaceDE w:val="0"/>
              <w:autoSpaceDN w:val="0"/>
              <w:adjustRightInd w:val="0"/>
              <w:spacing w:line="240" w:lineRule="auto"/>
              <w:rPr>
                <w:rFonts w:ascii="Arial" w:hAnsi="Arial" w:cs="Arial"/>
                <w:b/>
                <w:bCs/>
                <w:color w:val="000000"/>
                <w:szCs w:val="24"/>
              </w:rPr>
            </w:pPr>
          </w:p>
        </w:tc>
        <w:tc>
          <w:tcPr>
            <w:tcW w:w="636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192218CA" w14:textId="77777777" w:rsidR="00216662" w:rsidRDefault="009136EE" w:rsidP="006B78E2">
            <w:pPr>
              <w:suppressLineNumbers/>
              <w:tabs>
                <w:tab w:val="left" w:pos="3546"/>
              </w:tabs>
              <w:suppressAutoHyphens/>
              <w:spacing w:line="240" w:lineRule="auto"/>
              <w:rPr>
                <w:rFonts w:cs="Calibri"/>
              </w:rPr>
            </w:pPr>
            <w:r w:rsidRPr="009136EE">
              <w:rPr>
                <w:rFonts w:cs="Calibri"/>
              </w:rPr>
              <w:t>Senior Vice President of Product Management</w:t>
            </w:r>
          </w:p>
        </w:tc>
      </w:tr>
      <w:tr w:rsidR="00216662" w14:paraId="62DEFAB7" w14:textId="77777777" w:rsidTr="006B78E2">
        <w:tc>
          <w:tcPr>
            <w:tcW w:w="298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2DFF0C97" w14:textId="77777777" w:rsidR="00216662" w:rsidRDefault="00216662" w:rsidP="006B78E2">
            <w:pPr>
              <w:autoSpaceDE w:val="0"/>
              <w:autoSpaceDN w:val="0"/>
              <w:adjustRightInd w:val="0"/>
              <w:spacing w:line="240" w:lineRule="auto"/>
              <w:rPr>
                <w:rFonts w:ascii="Arial" w:hAnsi="Arial" w:cs="Arial"/>
                <w:color w:val="4D4D4D"/>
              </w:rPr>
            </w:pPr>
            <w:r>
              <w:rPr>
                <w:rFonts w:ascii="Arial" w:hAnsi="Arial" w:cs="Arial"/>
                <w:color w:val="4D4D4D"/>
              </w:rPr>
              <w:t>Email Address</w:t>
            </w:r>
          </w:p>
          <w:p w14:paraId="2C92C78F" w14:textId="77777777" w:rsidR="00216662" w:rsidRDefault="00216662" w:rsidP="006B78E2">
            <w:pPr>
              <w:autoSpaceDE w:val="0"/>
              <w:autoSpaceDN w:val="0"/>
              <w:adjustRightInd w:val="0"/>
              <w:spacing w:line="240" w:lineRule="auto"/>
              <w:rPr>
                <w:rFonts w:ascii="Arial" w:hAnsi="Arial" w:cs="Arial"/>
                <w:color w:val="4D4D4D"/>
              </w:rPr>
            </w:pPr>
          </w:p>
        </w:tc>
        <w:tc>
          <w:tcPr>
            <w:tcW w:w="636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15FE9676" w14:textId="77777777" w:rsidR="00216662" w:rsidRDefault="009136EE" w:rsidP="006B78E2">
            <w:pPr>
              <w:suppressLineNumbers/>
              <w:tabs>
                <w:tab w:val="left" w:pos="3546"/>
              </w:tabs>
              <w:suppressAutoHyphens/>
              <w:spacing w:line="240" w:lineRule="auto"/>
              <w:rPr>
                <w:rFonts w:cs="Calibri"/>
              </w:rPr>
            </w:pPr>
            <w:r>
              <w:rPr>
                <w:rFonts w:cs="Calibri"/>
              </w:rPr>
              <w:t>Bruno.bendavid@perigen.com</w:t>
            </w:r>
          </w:p>
        </w:tc>
      </w:tr>
      <w:tr w:rsidR="00216662" w14:paraId="18B5006E" w14:textId="77777777" w:rsidTr="006B78E2">
        <w:tc>
          <w:tcPr>
            <w:tcW w:w="298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1F45341F" w14:textId="77777777" w:rsidR="00216662" w:rsidRDefault="00216662" w:rsidP="006B78E2">
            <w:pPr>
              <w:autoSpaceDE w:val="0"/>
              <w:autoSpaceDN w:val="0"/>
              <w:adjustRightInd w:val="0"/>
              <w:spacing w:line="240" w:lineRule="auto"/>
              <w:rPr>
                <w:rFonts w:ascii="Arial" w:hAnsi="Arial" w:cs="Arial"/>
                <w:color w:val="4D4D4D"/>
              </w:rPr>
            </w:pPr>
            <w:r>
              <w:rPr>
                <w:rFonts w:ascii="Arial" w:hAnsi="Arial" w:cs="Arial"/>
                <w:color w:val="4D4D4D"/>
              </w:rPr>
              <w:t>Phone Number</w:t>
            </w:r>
          </w:p>
          <w:p w14:paraId="3CED437B" w14:textId="77777777" w:rsidR="00216662" w:rsidRDefault="00216662" w:rsidP="006B78E2">
            <w:pPr>
              <w:autoSpaceDE w:val="0"/>
              <w:autoSpaceDN w:val="0"/>
              <w:adjustRightInd w:val="0"/>
              <w:spacing w:line="240" w:lineRule="auto"/>
              <w:rPr>
                <w:rFonts w:ascii="Arial" w:hAnsi="Arial" w:cs="Arial"/>
                <w:b/>
                <w:bCs/>
                <w:color w:val="000000"/>
                <w:szCs w:val="24"/>
              </w:rPr>
            </w:pPr>
          </w:p>
        </w:tc>
        <w:tc>
          <w:tcPr>
            <w:tcW w:w="636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7542A4B1" w14:textId="77777777" w:rsidR="00216662" w:rsidRDefault="009136EE" w:rsidP="006B78E2">
            <w:pPr>
              <w:suppressLineNumbers/>
              <w:tabs>
                <w:tab w:val="left" w:pos="3546"/>
              </w:tabs>
              <w:suppressAutoHyphens/>
              <w:spacing w:line="240" w:lineRule="auto"/>
              <w:rPr>
                <w:rFonts w:cs="Calibri"/>
              </w:rPr>
            </w:pPr>
            <w:r w:rsidRPr="009136EE">
              <w:rPr>
                <w:rFonts w:cs="Calibri"/>
              </w:rPr>
              <w:t>984.208.4250</w:t>
            </w:r>
          </w:p>
        </w:tc>
      </w:tr>
      <w:tr w:rsidR="00216662" w14:paraId="5326248C" w14:textId="77777777" w:rsidTr="006B78E2">
        <w:tc>
          <w:tcPr>
            <w:tcW w:w="298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72DE459D" w14:textId="77777777" w:rsidR="00216662" w:rsidRDefault="00216662" w:rsidP="006B78E2">
            <w:pPr>
              <w:autoSpaceDE w:val="0"/>
              <w:autoSpaceDN w:val="0"/>
              <w:adjustRightInd w:val="0"/>
              <w:spacing w:line="240" w:lineRule="auto"/>
              <w:rPr>
                <w:rFonts w:ascii="Arial" w:hAnsi="Arial" w:cs="Arial"/>
                <w:color w:val="4D4D4D"/>
              </w:rPr>
            </w:pPr>
            <w:r>
              <w:rPr>
                <w:rFonts w:ascii="Arial" w:hAnsi="Arial" w:cs="Arial"/>
                <w:color w:val="4D4D4D"/>
              </w:rPr>
              <w:t>Date</w:t>
            </w:r>
          </w:p>
          <w:p w14:paraId="54218714" w14:textId="77777777" w:rsidR="00216662" w:rsidRDefault="00216662" w:rsidP="006B78E2">
            <w:pPr>
              <w:autoSpaceDE w:val="0"/>
              <w:autoSpaceDN w:val="0"/>
              <w:adjustRightInd w:val="0"/>
              <w:spacing w:line="240" w:lineRule="auto"/>
              <w:rPr>
                <w:rFonts w:ascii="Arial" w:hAnsi="Arial" w:cs="Arial"/>
                <w:color w:val="4D4D4D"/>
              </w:rPr>
            </w:pPr>
          </w:p>
        </w:tc>
        <w:tc>
          <w:tcPr>
            <w:tcW w:w="636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2547EB99" w14:textId="77777777" w:rsidR="00216662" w:rsidRDefault="009136EE" w:rsidP="006B78E2">
            <w:pPr>
              <w:suppressLineNumbers/>
              <w:tabs>
                <w:tab w:val="left" w:pos="3546"/>
              </w:tabs>
              <w:suppressAutoHyphens/>
              <w:spacing w:line="240" w:lineRule="auto"/>
              <w:rPr>
                <w:rFonts w:cs="Calibri"/>
              </w:rPr>
            </w:pPr>
            <w:r>
              <w:rPr>
                <w:rFonts w:cs="Calibri"/>
              </w:rPr>
              <w:t>5-22-19</w:t>
            </w:r>
          </w:p>
        </w:tc>
      </w:tr>
    </w:tbl>
    <w:p w14:paraId="7954F223" w14:textId="77777777" w:rsidR="00216662" w:rsidRDefault="00216662" w:rsidP="00216662">
      <w:pPr>
        <w:rPr>
          <w:rFonts w:asciiTheme="majorHAnsi" w:eastAsiaTheme="majorEastAsia" w:hAnsiTheme="majorHAnsi" w:cstheme="majorBidi"/>
          <w:b/>
          <w:bCs/>
          <w:smallCaps/>
          <w:color w:val="000000" w:themeColor="text1"/>
          <w:sz w:val="36"/>
          <w:szCs w:val="36"/>
        </w:rPr>
      </w:pPr>
      <w:r>
        <w:br w:type="page"/>
      </w:r>
    </w:p>
    <w:p w14:paraId="4ADA1C67" w14:textId="77777777" w:rsidR="00216662" w:rsidRDefault="00216662" w:rsidP="00216662">
      <w:pPr>
        <w:pStyle w:val="Heading1"/>
      </w:pPr>
      <w:r>
        <w:lastRenderedPageBreak/>
        <w:t>System Description</w:t>
      </w:r>
    </w:p>
    <w:p w14:paraId="2C8086A4" w14:textId="77777777" w:rsidR="00216662" w:rsidRDefault="00216662" w:rsidP="00216662">
      <w:pPr>
        <w:rPr>
          <w:rStyle w:val="SubtleEmphasis"/>
        </w:rPr>
      </w:pPr>
      <w:r>
        <w:rPr>
          <w:rStyle w:val="SubtleEmphasis"/>
        </w:rPr>
        <w:t>The “System” is any and all components of the entire proposed or evaluated solution, including but not limited to all hardware, software, services or any other aspects of the solution further described herein.</w:t>
      </w:r>
    </w:p>
    <w:p w14:paraId="59BA18A5" w14:textId="77777777" w:rsidR="00216662" w:rsidRDefault="00216662" w:rsidP="00216662">
      <w:pPr>
        <w:pStyle w:val="Heading2"/>
      </w:pPr>
      <w:r>
        <w:t>System Name:</w:t>
      </w:r>
    </w:p>
    <w:p w14:paraId="53504E54" w14:textId="26755266" w:rsidR="00216662" w:rsidRDefault="009136EE" w:rsidP="00413FC9">
      <w:pPr>
        <w:ind w:firstLine="576"/>
      </w:pPr>
      <w:r>
        <w:rPr>
          <w:rFonts w:cs="Calibri"/>
        </w:rPr>
        <w:t>PeriWatch</w:t>
      </w:r>
      <w:ins w:id="0" w:author="Bruno Bendavid" w:date="2019-05-22T19:30:00Z">
        <w:r w:rsidR="00413FC9">
          <w:rPr>
            <w:rFonts w:cs="Calibri"/>
          </w:rPr>
          <w:t xml:space="preserve"> Tracings / Vigilance</w:t>
        </w:r>
      </w:ins>
    </w:p>
    <w:p w14:paraId="4AD9C4EE" w14:textId="77777777" w:rsidR="00216662" w:rsidRDefault="00216662" w:rsidP="00216662">
      <w:pPr>
        <w:pStyle w:val="Heading2"/>
      </w:pPr>
      <w:r>
        <w:t>Provide a brief description of the system:</w:t>
      </w:r>
    </w:p>
    <w:p w14:paraId="1F64C531" w14:textId="77777777" w:rsidR="00216662" w:rsidRDefault="008B2A7D" w:rsidP="00216662">
      <w:pPr>
        <w:ind w:firstLine="576"/>
      </w:pPr>
      <w:r>
        <w:rPr>
          <w:rFonts w:cs="Calibri"/>
        </w:rPr>
        <w:t xml:space="preserve">PeriWatch Tracings and Vigilance Decision Support Tools is </w:t>
      </w:r>
      <w:proofErr w:type="spellStart"/>
      <w:proofErr w:type="gramStart"/>
      <w:r>
        <w:rPr>
          <w:rFonts w:cs="Calibri"/>
        </w:rPr>
        <w:t>a</w:t>
      </w:r>
      <w:proofErr w:type="spellEnd"/>
      <w:proofErr w:type="gramEnd"/>
      <w:r>
        <w:rPr>
          <w:rFonts w:cs="Calibri"/>
        </w:rPr>
        <w:t xml:space="preserve"> electronic fetal monitoring/surveillance system for Labor and Delivery.  </w:t>
      </w:r>
    </w:p>
    <w:p w14:paraId="77ED9D66" w14:textId="77777777" w:rsidR="00216662" w:rsidRDefault="00216662" w:rsidP="00216662">
      <w:pPr>
        <w:pStyle w:val="Heading2"/>
      </w:pPr>
      <w:r>
        <w:t>Select all items included with system:</w:t>
      </w:r>
    </w:p>
    <w:p w14:paraId="71BC3F86" w14:textId="77777777" w:rsidR="00216662" w:rsidRDefault="000F5D9A" w:rsidP="00216662">
      <w:pPr>
        <w:suppressLineNumbers/>
        <w:suppressAutoHyphens/>
        <w:ind w:left="576"/>
        <w:rPr>
          <w:rFonts w:cs="Calibri"/>
          <w:bCs/>
        </w:rPr>
      </w:pPr>
      <w:r>
        <w:rPr>
          <w:rFonts w:cs="Calibri"/>
          <w:bCs/>
        </w:rPr>
        <w:fldChar w:fldCharType="begin">
          <w:ffData>
            <w:name w:val=""/>
            <w:enabled/>
            <w:calcOnExit w:val="0"/>
            <w:checkBox>
              <w:sizeAuto/>
              <w:default w:val="1"/>
            </w:checkBox>
          </w:ffData>
        </w:fldChar>
      </w:r>
      <w:r>
        <w:rPr>
          <w:rFonts w:cs="Calibri"/>
          <w:bCs/>
        </w:rPr>
        <w:instrText xml:space="preserve"> FORMCHECKBOX </w:instrText>
      </w:r>
      <w:r w:rsidR="00363B73">
        <w:rPr>
          <w:rFonts w:cs="Calibri"/>
          <w:bCs/>
        </w:rPr>
      </w:r>
      <w:r w:rsidR="00363B73">
        <w:rPr>
          <w:rFonts w:cs="Calibri"/>
          <w:bCs/>
        </w:rPr>
        <w:fldChar w:fldCharType="separate"/>
      </w:r>
      <w:r>
        <w:rPr>
          <w:rFonts w:cs="Calibri"/>
          <w:bCs/>
        </w:rPr>
        <w:fldChar w:fldCharType="end"/>
      </w:r>
      <w:r w:rsidR="00216662">
        <w:rPr>
          <w:rFonts w:cs="Calibri"/>
          <w:bCs/>
        </w:rPr>
        <w:t xml:space="preserve"> Hardware</w:t>
      </w:r>
    </w:p>
    <w:p w14:paraId="5DDDE00E" w14:textId="77777777" w:rsidR="00216662" w:rsidRDefault="000F5D9A" w:rsidP="00216662">
      <w:pPr>
        <w:suppressLineNumbers/>
        <w:suppressAutoHyphens/>
        <w:ind w:left="576"/>
        <w:rPr>
          <w:rFonts w:cs="Calibri"/>
          <w:bCs/>
        </w:rPr>
      </w:pPr>
      <w:r>
        <w:rPr>
          <w:rFonts w:cs="Calibri"/>
          <w:bCs/>
        </w:rPr>
        <w:fldChar w:fldCharType="begin">
          <w:ffData>
            <w:name w:val="Check1"/>
            <w:enabled/>
            <w:calcOnExit w:val="0"/>
            <w:checkBox>
              <w:sizeAuto/>
              <w:default w:val="1"/>
            </w:checkBox>
          </w:ffData>
        </w:fldChar>
      </w:r>
      <w:bookmarkStart w:id="1" w:name="Check1"/>
      <w:r>
        <w:rPr>
          <w:rFonts w:cs="Calibri"/>
          <w:bCs/>
        </w:rPr>
        <w:instrText xml:space="preserve"> FORMCHECKBOX </w:instrText>
      </w:r>
      <w:r w:rsidR="00363B73">
        <w:rPr>
          <w:rFonts w:cs="Calibri"/>
          <w:bCs/>
        </w:rPr>
      </w:r>
      <w:r w:rsidR="00363B73">
        <w:rPr>
          <w:rFonts w:cs="Calibri"/>
          <w:bCs/>
        </w:rPr>
        <w:fldChar w:fldCharType="separate"/>
      </w:r>
      <w:r>
        <w:rPr>
          <w:rFonts w:cs="Calibri"/>
          <w:bCs/>
        </w:rPr>
        <w:fldChar w:fldCharType="end"/>
      </w:r>
      <w:bookmarkEnd w:id="1"/>
      <w:r w:rsidR="00216662">
        <w:rPr>
          <w:rFonts w:cs="Calibri"/>
          <w:bCs/>
        </w:rPr>
        <w:t xml:space="preserve"> Software</w:t>
      </w:r>
    </w:p>
    <w:p w14:paraId="23E953FA" w14:textId="77777777" w:rsidR="00216662" w:rsidRDefault="000F5D9A" w:rsidP="00216662">
      <w:pPr>
        <w:ind w:left="576"/>
      </w:pPr>
      <w:r>
        <w:rPr>
          <w:rFonts w:cs="Calibri"/>
          <w:bCs/>
        </w:rPr>
        <w:fldChar w:fldCharType="begin">
          <w:ffData>
            <w:name w:val=""/>
            <w:enabled/>
            <w:calcOnExit w:val="0"/>
            <w:checkBox>
              <w:sizeAuto/>
              <w:default w:val="1"/>
            </w:checkBox>
          </w:ffData>
        </w:fldChar>
      </w:r>
      <w:r>
        <w:rPr>
          <w:rFonts w:cs="Calibri"/>
          <w:bCs/>
        </w:rPr>
        <w:instrText xml:space="preserve"> FORMCHECKBOX </w:instrText>
      </w:r>
      <w:r w:rsidR="00363B73">
        <w:rPr>
          <w:rFonts w:cs="Calibri"/>
          <w:bCs/>
        </w:rPr>
      </w:r>
      <w:r w:rsidR="00363B73">
        <w:rPr>
          <w:rFonts w:cs="Calibri"/>
          <w:bCs/>
        </w:rPr>
        <w:fldChar w:fldCharType="separate"/>
      </w:r>
      <w:r>
        <w:rPr>
          <w:rFonts w:cs="Calibri"/>
          <w:bCs/>
        </w:rPr>
        <w:fldChar w:fldCharType="end"/>
      </w:r>
      <w:r w:rsidR="00216662">
        <w:rPr>
          <w:rFonts w:cs="Calibri"/>
          <w:bCs/>
        </w:rPr>
        <w:t xml:space="preserve"> Services</w:t>
      </w:r>
    </w:p>
    <w:p w14:paraId="49475DF5" w14:textId="77777777" w:rsidR="00216662" w:rsidRDefault="00216662" w:rsidP="00216662">
      <w:pPr>
        <w:pStyle w:val="Heading2"/>
      </w:pPr>
      <w:r>
        <w:t>Select whether system will be Hosted or On-Premise:</w:t>
      </w:r>
    </w:p>
    <w:p w14:paraId="51EC6C6D" w14:textId="77777777" w:rsidR="00216662" w:rsidRDefault="00216662" w:rsidP="00216662">
      <w:pPr>
        <w:suppressLineNumbers/>
        <w:suppressAutoHyphens/>
        <w:ind w:left="576"/>
        <w:rPr>
          <w:rFonts w:cs="Calibri"/>
          <w:bCs/>
        </w:rPr>
      </w:pPr>
      <w:r>
        <w:rPr>
          <w:rFonts w:cs="Calibri"/>
          <w:bCs/>
        </w:rPr>
        <w:fldChar w:fldCharType="begin">
          <w:ffData>
            <w:name w:val=""/>
            <w:enabled/>
            <w:calcOnExit w:val="0"/>
            <w:checkBox>
              <w:sizeAuto/>
              <w:default w:val="0"/>
              <w:checked w:val="0"/>
            </w:checkBox>
          </w:ffData>
        </w:fldChar>
      </w:r>
      <w:r>
        <w:rPr>
          <w:rFonts w:cs="Calibri"/>
          <w:bCs/>
        </w:rPr>
        <w:instrText xml:space="preserve"> FORMCHECKBOX </w:instrText>
      </w:r>
      <w:r w:rsidR="00363B73">
        <w:rPr>
          <w:rFonts w:cs="Calibri"/>
          <w:bCs/>
        </w:rPr>
      </w:r>
      <w:r w:rsidR="00363B73">
        <w:rPr>
          <w:rFonts w:cs="Calibri"/>
          <w:bCs/>
        </w:rPr>
        <w:fldChar w:fldCharType="separate"/>
      </w:r>
      <w:r>
        <w:rPr>
          <w:rFonts w:cs="Calibri"/>
          <w:bCs/>
        </w:rPr>
        <w:fldChar w:fldCharType="end"/>
      </w:r>
      <w:r>
        <w:rPr>
          <w:rFonts w:cs="Calibri"/>
          <w:bCs/>
        </w:rPr>
        <w:t xml:space="preserve"> Hosted</w:t>
      </w:r>
    </w:p>
    <w:p w14:paraId="76086511" w14:textId="77777777" w:rsidR="00216662" w:rsidRDefault="000F5D9A" w:rsidP="00216662">
      <w:pPr>
        <w:ind w:left="576"/>
      </w:pPr>
      <w:r>
        <w:rPr>
          <w:rFonts w:cs="Calibri"/>
          <w:bCs/>
        </w:rPr>
        <w:fldChar w:fldCharType="begin">
          <w:ffData>
            <w:name w:val=""/>
            <w:enabled/>
            <w:calcOnExit w:val="0"/>
            <w:checkBox>
              <w:sizeAuto/>
              <w:default w:val="1"/>
            </w:checkBox>
          </w:ffData>
        </w:fldChar>
      </w:r>
      <w:r>
        <w:rPr>
          <w:rFonts w:cs="Calibri"/>
          <w:bCs/>
        </w:rPr>
        <w:instrText xml:space="preserve"> FORMCHECKBOX </w:instrText>
      </w:r>
      <w:r w:rsidR="00363B73">
        <w:rPr>
          <w:rFonts w:cs="Calibri"/>
          <w:bCs/>
        </w:rPr>
      </w:r>
      <w:r w:rsidR="00363B73">
        <w:rPr>
          <w:rFonts w:cs="Calibri"/>
          <w:bCs/>
        </w:rPr>
        <w:fldChar w:fldCharType="separate"/>
      </w:r>
      <w:r>
        <w:rPr>
          <w:rFonts w:cs="Calibri"/>
          <w:bCs/>
        </w:rPr>
        <w:fldChar w:fldCharType="end"/>
      </w:r>
      <w:r w:rsidR="00216662">
        <w:rPr>
          <w:rFonts w:cs="Calibri"/>
          <w:bCs/>
        </w:rPr>
        <w:t xml:space="preserve"> On-Premise (</w:t>
      </w:r>
      <w:r w:rsidR="006B78E2">
        <w:rPr>
          <w:rFonts w:cs="Calibri"/>
          <w:bCs/>
        </w:rPr>
        <w:t>MIHS</w:t>
      </w:r>
      <w:r w:rsidR="00216662">
        <w:rPr>
          <w:rFonts w:cs="Calibri"/>
          <w:bCs/>
        </w:rPr>
        <w:t xml:space="preserve"> Network)</w:t>
      </w:r>
    </w:p>
    <w:p w14:paraId="3B1A245A" w14:textId="77777777" w:rsidR="00216662" w:rsidRDefault="00216662" w:rsidP="00216662">
      <w:pPr>
        <w:suppressLineNumbers/>
        <w:suppressAutoHyphens/>
        <w:ind w:left="576"/>
        <w:rPr>
          <w:rFonts w:cs="Calibri"/>
          <w:bCs/>
        </w:rPr>
      </w:pPr>
      <w:r>
        <w:rPr>
          <w:rFonts w:cs="Calibri"/>
          <w:bCs/>
        </w:rPr>
        <w:fldChar w:fldCharType="begin">
          <w:ffData>
            <w:name w:val="Check1"/>
            <w:enabled/>
            <w:calcOnExit w:val="0"/>
            <w:checkBox>
              <w:sizeAuto/>
              <w:default w:val="0"/>
            </w:checkBox>
          </w:ffData>
        </w:fldChar>
      </w:r>
      <w:r>
        <w:rPr>
          <w:rFonts w:cs="Calibri"/>
          <w:bCs/>
        </w:rPr>
        <w:instrText xml:space="preserve"> FORMCHECKBOX </w:instrText>
      </w:r>
      <w:r w:rsidR="00363B73">
        <w:rPr>
          <w:rFonts w:cs="Calibri"/>
          <w:bCs/>
        </w:rPr>
      </w:r>
      <w:r w:rsidR="00363B73">
        <w:rPr>
          <w:rFonts w:cs="Calibri"/>
          <w:bCs/>
        </w:rPr>
        <w:fldChar w:fldCharType="separate"/>
      </w:r>
      <w:r>
        <w:rPr>
          <w:rFonts w:cs="Calibri"/>
          <w:bCs/>
        </w:rPr>
        <w:fldChar w:fldCharType="end"/>
      </w:r>
      <w:r>
        <w:rPr>
          <w:rFonts w:cs="Calibri"/>
          <w:bCs/>
        </w:rPr>
        <w:t xml:space="preserve"> Hybrid (Hosted/On-Premise)</w:t>
      </w:r>
    </w:p>
    <w:p w14:paraId="74F16F2D" w14:textId="77777777" w:rsidR="00216662" w:rsidRDefault="00216662" w:rsidP="00216662">
      <w:pPr>
        <w:suppressLineNumbers/>
        <w:suppressAutoHyphens/>
        <w:ind w:left="576"/>
        <w:rPr>
          <w:rFonts w:cs="Calibri"/>
          <w:bCs/>
        </w:rPr>
      </w:pPr>
      <w:r>
        <w:rPr>
          <w:rFonts w:cs="Calibri"/>
          <w:bCs/>
        </w:rPr>
        <w:t>If any part of the system is hosted on 3</w:t>
      </w:r>
      <w:r>
        <w:rPr>
          <w:rFonts w:cs="Calibri"/>
          <w:bCs/>
          <w:vertAlign w:val="superscript"/>
        </w:rPr>
        <w:t>rd</w:t>
      </w:r>
      <w:r>
        <w:rPr>
          <w:rFonts w:cs="Calibri"/>
          <w:bCs/>
        </w:rPr>
        <w:t xml:space="preserve"> party cloud service providers, please provide the SOC-2 report from that cloud service provider.</w:t>
      </w:r>
    </w:p>
    <w:p w14:paraId="6D43136C" w14:textId="77777777" w:rsidR="00216662" w:rsidRDefault="00216662" w:rsidP="00216662">
      <w:pPr>
        <w:pStyle w:val="Heading2"/>
      </w:pPr>
      <w:r>
        <w:t>Describe the target user base, such as patients, employees, etc.:</w:t>
      </w:r>
    </w:p>
    <w:p w14:paraId="414CFCA9" w14:textId="77777777" w:rsidR="00216662" w:rsidRDefault="000F5D9A" w:rsidP="00216662">
      <w:pPr>
        <w:ind w:left="576"/>
        <w:rPr>
          <w:rFonts w:cs="Calibri"/>
        </w:rPr>
      </w:pPr>
      <w:r>
        <w:rPr>
          <w:rFonts w:cs="Calibri"/>
        </w:rPr>
        <w:t xml:space="preserve">The PeriWatch </w:t>
      </w:r>
      <w:r w:rsidR="00D04B0A">
        <w:rPr>
          <w:rFonts w:cs="Calibri"/>
        </w:rPr>
        <w:t>System will be used by nurses and physicians.</w:t>
      </w:r>
    </w:p>
    <w:p w14:paraId="4185C4EC" w14:textId="77777777" w:rsidR="00216662" w:rsidRDefault="00216662" w:rsidP="00216662">
      <w:pPr>
        <w:pStyle w:val="Heading2"/>
      </w:pPr>
      <w:r>
        <w:t>How many users are expected to use the system?</w:t>
      </w:r>
    </w:p>
    <w:p w14:paraId="43E0704B" w14:textId="77777777" w:rsidR="00216662" w:rsidRDefault="00D04B0A" w:rsidP="00216662">
      <w:pPr>
        <w:ind w:firstLine="576"/>
        <w:rPr>
          <w:rFonts w:cs="Calibri"/>
        </w:rPr>
      </w:pPr>
      <w:r>
        <w:rPr>
          <w:rFonts w:cs="Calibri"/>
        </w:rPr>
        <w:t>All nurses and Physicians working in L&amp;D</w:t>
      </w:r>
    </w:p>
    <w:p w14:paraId="1440CFEE" w14:textId="77777777" w:rsidR="00216662" w:rsidRDefault="00216662" w:rsidP="00216662">
      <w:pPr>
        <w:pStyle w:val="Heading2"/>
      </w:pPr>
      <w:r>
        <w:t>Will the system store, process or transmit information outside of the US?</w:t>
      </w:r>
    </w:p>
    <w:p w14:paraId="15759968" w14:textId="77777777" w:rsidR="00216662" w:rsidRDefault="00216662" w:rsidP="00216662">
      <w:pPr>
        <w:suppressLineNumbers/>
        <w:suppressAutoHyphens/>
        <w:ind w:left="576"/>
        <w:rPr>
          <w:rFonts w:cs="Calibri"/>
          <w:bCs/>
        </w:rPr>
      </w:pPr>
      <w:r>
        <w:rPr>
          <w:rFonts w:cs="Calibri"/>
          <w:bCs/>
        </w:rPr>
        <w:fldChar w:fldCharType="begin">
          <w:ffData>
            <w:name w:val="Check1"/>
            <w:enabled/>
            <w:calcOnExit w:val="0"/>
            <w:checkBox>
              <w:sizeAuto/>
              <w:default w:val="0"/>
            </w:checkBox>
          </w:ffData>
        </w:fldChar>
      </w:r>
      <w:r>
        <w:rPr>
          <w:rFonts w:cs="Calibri"/>
          <w:bCs/>
        </w:rPr>
        <w:instrText xml:space="preserve"> FORMCHECKBOX </w:instrText>
      </w:r>
      <w:r w:rsidR="00363B73">
        <w:rPr>
          <w:rFonts w:cs="Calibri"/>
          <w:bCs/>
        </w:rPr>
      </w:r>
      <w:r w:rsidR="00363B73">
        <w:rPr>
          <w:rFonts w:cs="Calibri"/>
          <w:bCs/>
        </w:rPr>
        <w:fldChar w:fldCharType="separate"/>
      </w:r>
      <w:r>
        <w:rPr>
          <w:rFonts w:cs="Calibri"/>
          <w:bCs/>
        </w:rPr>
        <w:fldChar w:fldCharType="end"/>
      </w:r>
      <w:r>
        <w:rPr>
          <w:rFonts w:cs="Calibri"/>
          <w:bCs/>
        </w:rPr>
        <w:t xml:space="preserve"> Yes </w:t>
      </w:r>
    </w:p>
    <w:p w14:paraId="5B8AEA3F" w14:textId="77777777" w:rsidR="00216662" w:rsidRDefault="00D04B0A" w:rsidP="00216662">
      <w:pPr>
        <w:suppressLineNumbers/>
        <w:suppressAutoHyphens/>
        <w:ind w:left="576"/>
        <w:rPr>
          <w:rFonts w:cs="Calibri"/>
          <w:bCs/>
        </w:rPr>
      </w:pPr>
      <w:r>
        <w:rPr>
          <w:rFonts w:cs="Calibri"/>
          <w:bCs/>
        </w:rPr>
        <w:fldChar w:fldCharType="begin">
          <w:ffData>
            <w:name w:val=""/>
            <w:enabled/>
            <w:calcOnExit w:val="0"/>
            <w:checkBox>
              <w:sizeAuto/>
              <w:default w:val="1"/>
            </w:checkBox>
          </w:ffData>
        </w:fldChar>
      </w:r>
      <w:r>
        <w:rPr>
          <w:rFonts w:cs="Calibri"/>
          <w:bCs/>
        </w:rPr>
        <w:instrText xml:space="preserve"> FORMCHECKBOX </w:instrText>
      </w:r>
      <w:r w:rsidR="00363B73">
        <w:rPr>
          <w:rFonts w:cs="Calibri"/>
          <w:bCs/>
        </w:rPr>
      </w:r>
      <w:r w:rsidR="00363B73">
        <w:rPr>
          <w:rFonts w:cs="Calibri"/>
          <w:bCs/>
        </w:rPr>
        <w:fldChar w:fldCharType="separate"/>
      </w:r>
      <w:r>
        <w:rPr>
          <w:rFonts w:cs="Calibri"/>
          <w:bCs/>
        </w:rPr>
        <w:fldChar w:fldCharType="end"/>
      </w:r>
      <w:r w:rsidR="00216662">
        <w:rPr>
          <w:rFonts w:cs="Calibri"/>
          <w:bCs/>
        </w:rPr>
        <w:t xml:space="preserve"> No</w:t>
      </w:r>
    </w:p>
    <w:p w14:paraId="7B4946F4" w14:textId="77777777" w:rsidR="00216662" w:rsidRDefault="00216662" w:rsidP="00216662">
      <w:pPr>
        <w:ind w:left="576"/>
        <w:rPr>
          <w:rFonts w:cs="Calibri"/>
        </w:rPr>
      </w:pPr>
      <w:r>
        <w:lastRenderedPageBreak/>
        <w:t>If “yes”, proceed with the following questions.  Otherwise, proceed to the next question.</w:t>
      </w:r>
    </w:p>
    <w:p w14:paraId="4533F733" w14:textId="77777777" w:rsidR="00216662" w:rsidRDefault="00216662" w:rsidP="00216662">
      <w:pPr>
        <w:pStyle w:val="Heading3"/>
      </w:pPr>
      <w:r>
        <w:t>What countries will information be stored, processed or transmitted?</w:t>
      </w:r>
    </w:p>
    <w:p w14:paraId="759F4367" w14:textId="77777777" w:rsidR="00216662" w:rsidRDefault="00216662" w:rsidP="00216662">
      <w:pPr>
        <w:ind w:left="1296"/>
        <w:rPr>
          <w:rFonts w:cs="Calibri"/>
        </w:rPr>
      </w:pPr>
      <w:r>
        <w:rPr>
          <w:rFonts w:cs="Calibri"/>
        </w:rPr>
        <w:fldChar w:fldCharType="begin">
          <w:ffData>
            <w:name w:val=""/>
            <w:enabled/>
            <w:calcOnExit w:val="0"/>
            <w:textInput/>
          </w:ffData>
        </w:fldChar>
      </w:r>
      <w:r>
        <w:rPr>
          <w:rFonts w:cs="Calibri"/>
        </w:rPr>
        <w:instrText xml:space="preserve"> FORMTEXT </w:instrText>
      </w:r>
      <w:r>
        <w:rPr>
          <w:rFonts w:cs="Calibri"/>
        </w:rPr>
      </w:r>
      <w:r>
        <w:rPr>
          <w:rFonts w:cs="Calibri"/>
        </w:rPr>
        <w:fldChar w:fldCharType="separate"/>
      </w:r>
      <w:r>
        <w:rPr>
          <w:rFonts w:cs="Calibri"/>
        </w:rPr>
        <w:t> </w:t>
      </w:r>
      <w:r>
        <w:rPr>
          <w:rFonts w:cs="Calibri"/>
        </w:rPr>
        <w:t> </w:t>
      </w:r>
      <w:r>
        <w:rPr>
          <w:rFonts w:cs="Calibri"/>
        </w:rPr>
        <w:t> </w:t>
      </w:r>
      <w:r>
        <w:rPr>
          <w:rFonts w:cs="Calibri"/>
        </w:rPr>
        <w:t> </w:t>
      </w:r>
      <w:r>
        <w:rPr>
          <w:rFonts w:cs="Calibri"/>
        </w:rPr>
        <w:t> </w:t>
      </w:r>
      <w:r>
        <w:rPr>
          <w:rFonts w:cs="Calibri"/>
        </w:rPr>
        <w:fldChar w:fldCharType="end"/>
      </w:r>
    </w:p>
    <w:p w14:paraId="79E9CB7D" w14:textId="77777777" w:rsidR="00216662" w:rsidRDefault="00216662" w:rsidP="00216662">
      <w:pPr>
        <w:pStyle w:val="Heading3"/>
      </w:pPr>
      <w:r>
        <w:t xml:space="preserve">Please describe where the information is stored and/or how the information is processed or transmitted. </w:t>
      </w:r>
    </w:p>
    <w:p w14:paraId="19306B08" w14:textId="77777777" w:rsidR="00216662" w:rsidRDefault="00216662" w:rsidP="00216662">
      <w:pPr>
        <w:ind w:left="576" w:firstLine="720"/>
      </w:pPr>
      <w:r>
        <w:fldChar w:fldCharType="begin">
          <w:ffData>
            <w:name w:val=""/>
            <w:enabled/>
            <w:calcOnExit w:val="0"/>
            <w:textInput/>
          </w:ffData>
        </w:fldChar>
      </w:r>
      <w:r>
        <w:instrText xml:space="preserve"> FORMTEXT </w:instrText>
      </w:r>
      <w:r>
        <w:fldChar w:fldCharType="separate"/>
      </w:r>
      <w:r>
        <w:t> </w:t>
      </w:r>
      <w:r>
        <w:t> </w:t>
      </w:r>
      <w:r>
        <w:t> </w:t>
      </w:r>
      <w:r>
        <w:t> </w:t>
      </w:r>
      <w:r>
        <w:t> </w:t>
      </w:r>
      <w:r>
        <w:fldChar w:fldCharType="end"/>
      </w:r>
    </w:p>
    <w:p w14:paraId="7186C5AE" w14:textId="77777777" w:rsidR="00216662" w:rsidRDefault="00216662" w:rsidP="00216662">
      <w:pPr>
        <w:pStyle w:val="Heading2"/>
      </w:pPr>
      <w:r>
        <w:t>Describe the portability of the system hardware.  For example, is it portable or stationary, could it be used outside of a department or facility, or will it only be used in a secured area?</w:t>
      </w:r>
    </w:p>
    <w:p w14:paraId="5A5A91C1" w14:textId="77777777" w:rsidR="00216662" w:rsidRDefault="00D04B0A">
      <w:pPr>
        <w:ind w:left="576"/>
        <w:rPr>
          <w:ins w:id="2" w:author="Bruno Bendavid [2]" w:date="2019-05-22T13:12:00Z"/>
          <w:rFonts w:cs="Calibri"/>
        </w:rPr>
        <w:pPrChange w:id="3" w:author="Bruno Bendavid [2]" w:date="2019-05-22T13:12:00Z">
          <w:pPr>
            <w:ind w:firstLine="576"/>
          </w:pPr>
        </w:pPrChange>
      </w:pPr>
      <w:r>
        <w:rPr>
          <w:rFonts w:cs="Calibri"/>
        </w:rPr>
        <w:t xml:space="preserve">PeriWatch is a client server </w:t>
      </w:r>
      <w:ins w:id="4" w:author="Bruno Bendavid [2]" w:date="2019-05-22T13:13:00Z">
        <w:r w:rsidR="006A7052">
          <w:rPr>
            <w:rFonts w:cs="Calibri"/>
          </w:rPr>
          <w:t xml:space="preserve">software </w:t>
        </w:r>
      </w:ins>
      <w:r>
        <w:rPr>
          <w:rFonts w:cs="Calibri"/>
        </w:rPr>
        <w:t xml:space="preserve">system </w:t>
      </w:r>
      <w:ins w:id="5" w:author="Bruno Bendavid [2]" w:date="2019-05-22T13:11:00Z">
        <w:r w:rsidR="006A7052">
          <w:rPr>
            <w:rFonts w:cs="Calibri"/>
          </w:rPr>
          <w:t>primarily installed in the L&amp;D but can</w:t>
        </w:r>
      </w:ins>
      <w:del w:id="6" w:author="Bruno Bendavid [2]" w:date="2019-05-22T13:11:00Z">
        <w:r w:rsidDel="006A7052">
          <w:rPr>
            <w:rFonts w:cs="Calibri"/>
          </w:rPr>
          <w:delText>to</w:delText>
        </w:r>
      </w:del>
      <w:r>
        <w:rPr>
          <w:rFonts w:cs="Calibri"/>
        </w:rPr>
        <w:t xml:space="preserve"> be used across the health system (hospital and clinics).  </w:t>
      </w:r>
      <w:r w:rsidRPr="00D04B0A">
        <w:rPr>
          <w:rFonts w:cs="Calibri"/>
        </w:rPr>
        <w:t>Remote access for users is optional and is only supported with thin-client technology managed by the customer (Ex: Citrix Portal).</w:t>
      </w:r>
    </w:p>
    <w:p w14:paraId="5F968888" w14:textId="77777777" w:rsidR="006A7052" w:rsidRDefault="006A7052">
      <w:pPr>
        <w:ind w:left="576"/>
        <w:pPrChange w:id="7" w:author="Bruno Bendavid [2]" w:date="2019-05-22T13:12:00Z">
          <w:pPr>
            <w:ind w:firstLine="576"/>
          </w:pPr>
        </w:pPrChange>
      </w:pPr>
      <w:ins w:id="8" w:author="Bruno Bendavid [2]" w:date="2019-05-22T13:12:00Z">
        <w:r>
          <w:t>The only hardware provided is the data acquisition sub-system that is fixed at the patient bedside or the networking closet</w:t>
        </w:r>
      </w:ins>
      <w:ins w:id="9" w:author="Bruno Bendavid [2]" w:date="2019-05-22T13:13:00Z">
        <w:r>
          <w:t>.</w:t>
        </w:r>
      </w:ins>
    </w:p>
    <w:p w14:paraId="2D00A711" w14:textId="77777777" w:rsidR="00216662" w:rsidRPr="005E0327" w:rsidRDefault="00216662" w:rsidP="00216662">
      <w:pPr>
        <w:pStyle w:val="Heading2"/>
        <w:rPr>
          <w:highlight w:val="yellow"/>
          <w:rPrChange w:id="10" w:author="Bruno Bendavid [2]" w:date="2019-05-22T22:18:00Z">
            <w:rPr/>
          </w:rPrChange>
        </w:rPr>
      </w:pPr>
      <w:r w:rsidRPr="005E0327">
        <w:rPr>
          <w:highlight w:val="yellow"/>
          <w:rPrChange w:id="11" w:author="Bruno Bendavid [2]" w:date="2019-05-22T22:18:00Z">
            <w:rPr/>
          </w:rPrChange>
        </w:rPr>
        <w:t xml:space="preserve">Describe the system architecture.  Provide architectural, physical and logical, and dataflow diagrams.  </w:t>
      </w:r>
    </w:p>
    <w:p w14:paraId="0D1612F7" w14:textId="77777777" w:rsidR="00216662" w:rsidRDefault="00216662" w:rsidP="00216662">
      <w:pPr>
        <w:spacing w:before="120"/>
        <w:ind w:left="576"/>
        <w:rPr>
          <w:rStyle w:val="SubtleEmphasis"/>
        </w:rPr>
      </w:pPr>
      <w:r>
        <w:rPr>
          <w:rStyle w:val="SubtleEmphasis"/>
        </w:rPr>
        <w:t xml:space="preserve">Architectural diagrams should show an overview of the system with all interconnecting systems.  Physical and logical diagrams should depict the physical connections as well as the logical connections between system and application components.  The dataflow diagram should describe the network flows of data, including ports and protocols used.  </w:t>
      </w:r>
    </w:p>
    <w:p w14:paraId="22E254C4" w14:textId="7DE6C720" w:rsidR="00D04B0A" w:rsidRDefault="00D04B0A" w:rsidP="00D04B0A">
      <w:pPr>
        <w:pStyle w:val="Heading2"/>
        <w:numPr>
          <w:ilvl w:val="0"/>
          <w:numId w:val="0"/>
        </w:numPr>
      </w:pPr>
      <w:del w:id="12" w:author="Bruno Bendavid" w:date="2019-05-22T19:31:00Z">
        <w:r w:rsidDel="00413FC9">
          <w:rPr>
            <w:rFonts w:eastAsiaTheme="minorEastAsia" w:cs="Calibri"/>
            <w:noProof/>
            <w:szCs w:val="22"/>
            <w:lang w:bidi="he-IL"/>
          </w:rPr>
          <w:lastRenderedPageBreak/>
          <w:drawing>
            <wp:inline distT="0" distB="0" distL="0" distR="0" wp14:anchorId="4D8CBEFD" wp14:editId="1972200C">
              <wp:extent cx="5881688" cy="4269980"/>
              <wp:effectExtent l="0" t="0" r="5080" b="0"/>
              <wp:docPr id="1" name="Picture 1" descr="C:\Users\mike.espy\AppData\Local\Microsoft\Windows\INetCache\Content.MSO\906764DE.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mike.espy\AppData\Local\Microsoft\Windows\INetCache\Content.MSO\906764DE.tmp"/>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896844" cy="4280983"/>
                      </a:xfrm>
                      <a:prstGeom prst="rect">
                        <a:avLst/>
                      </a:prstGeom>
                      <a:noFill/>
                      <a:ln>
                        <a:noFill/>
                      </a:ln>
                    </pic:spPr>
                  </pic:pic>
                </a:graphicData>
              </a:graphic>
            </wp:inline>
          </w:drawing>
        </w:r>
      </w:del>
    </w:p>
    <w:p w14:paraId="5FDA9E2C" w14:textId="77777777" w:rsidR="00D04B0A" w:rsidRDefault="00D04B0A" w:rsidP="00D04B0A"/>
    <w:p w14:paraId="4722DB1E" w14:textId="77777777" w:rsidR="00A2317E" w:rsidRDefault="00A2317E" w:rsidP="00D04B0A">
      <w:pPr>
        <w:rPr>
          <w:ins w:id="13" w:author="Bruno Bendavid [2]" w:date="2019-05-27T22:49:00Z"/>
          <w:noProof/>
          <w:lang w:bidi="he-IL"/>
        </w:rPr>
      </w:pPr>
    </w:p>
    <w:p w14:paraId="7C936659" w14:textId="77777777" w:rsidR="00A2317E" w:rsidRDefault="00A2317E" w:rsidP="00D04B0A">
      <w:pPr>
        <w:rPr>
          <w:ins w:id="14" w:author="Bruno Bendavid [2]" w:date="2019-05-27T22:49:00Z"/>
        </w:rPr>
      </w:pPr>
    </w:p>
    <w:p w14:paraId="1920A647" w14:textId="77777777" w:rsidR="00A2317E" w:rsidRDefault="00A2317E" w:rsidP="00D04B0A">
      <w:pPr>
        <w:rPr>
          <w:ins w:id="15" w:author="Bruno Bendavid [2]" w:date="2019-05-27T22:49:00Z"/>
        </w:rPr>
      </w:pPr>
    </w:p>
    <w:p w14:paraId="60F2D5F3" w14:textId="7C93477D" w:rsidR="00D04B0A" w:rsidRDefault="00D04B0A" w:rsidP="00D04B0A">
      <w:pPr>
        <w:rPr>
          <w:ins w:id="16" w:author="Bruno Bendavid [2]" w:date="2019-05-27T22:49:00Z"/>
        </w:rPr>
      </w:pPr>
      <w:r>
        <w:rPr>
          <w:noProof/>
          <w:lang w:bidi="he-IL"/>
        </w:rPr>
        <w:drawing>
          <wp:inline distT="0" distB="0" distL="0" distR="0" wp14:anchorId="119BD036" wp14:editId="218F6B5B">
            <wp:extent cx="5768104" cy="4168970"/>
            <wp:effectExtent l="0" t="0" r="4445" b="3175"/>
            <wp:docPr id="3" name="Picture 3" descr="C:\Users\mike.espy\AppData\Local\Microsoft\Windows\INetCache\Content.MSO\7F2AC49C.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mike.espy\AppData\Local\Microsoft\Windows\INetCache\Content.MSO\7F2AC49C.tmp"/>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778589" cy="4176548"/>
                    </a:xfrm>
                    <a:prstGeom prst="rect">
                      <a:avLst/>
                    </a:prstGeom>
                    <a:noFill/>
                    <a:ln>
                      <a:noFill/>
                    </a:ln>
                  </pic:spPr>
                </pic:pic>
              </a:graphicData>
            </a:graphic>
          </wp:inline>
        </w:drawing>
      </w:r>
    </w:p>
    <w:p w14:paraId="392A8830" w14:textId="5BA13B49" w:rsidR="00A2317E" w:rsidRDefault="006346A4" w:rsidP="00D04B0A">
      <w:pPr>
        <w:rPr>
          <w:ins w:id="17" w:author="Bruno Bendavid [2]" w:date="2019-05-27T22:49:00Z"/>
        </w:rPr>
      </w:pPr>
      <w:ins w:id="18" w:author="Bruno Bendavid [2]" w:date="2019-05-27T22:51:00Z">
        <w:r>
          <w:rPr>
            <w:noProof/>
          </w:rPr>
          <w:drawing>
            <wp:inline distT="0" distB="0" distL="0" distR="0" wp14:anchorId="536C37C9" wp14:editId="35117C0F">
              <wp:extent cx="5943600" cy="3335655"/>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943600" cy="3335655"/>
                      </a:xfrm>
                      <a:prstGeom prst="rect">
                        <a:avLst/>
                      </a:prstGeom>
                    </pic:spPr>
                  </pic:pic>
                </a:graphicData>
              </a:graphic>
            </wp:inline>
          </w:drawing>
        </w:r>
      </w:ins>
    </w:p>
    <w:p w14:paraId="2983D6D9" w14:textId="60533D28" w:rsidR="00A2317E" w:rsidRPr="00D04B0A" w:rsidRDefault="00A2317E" w:rsidP="00D04B0A"/>
    <w:p w14:paraId="5F06AE8E" w14:textId="77777777" w:rsidR="00216662" w:rsidRDefault="00216662" w:rsidP="00216662">
      <w:pPr>
        <w:pStyle w:val="Heading2"/>
      </w:pPr>
      <w:r>
        <w:t xml:space="preserve">Please provide any additional comments specific to this section, if necessary:  </w:t>
      </w:r>
    </w:p>
    <w:p w14:paraId="1E637147" w14:textId="77777777" w:rsidR="00216662" w:rsidRDefault="00216662" w:rsidP="00216662">
      <w:pPr>
        <w:ind w:firstLine="576"/>
        <w:rPr>
          <w:rFonts w:cs="Calibri"/>
        </w:rPr>
      </w:pPr>
      <w:r>
        <w:rPr>
          <w:rFonts w:cs="Calibri"/>
        </w:rPr>
        <w:fldChar w:fldCharType="begin">
          <w:ffData>
            <w:name w:val=""/>
            <w:enabled/>
            <w:calcOnExit w:val="0"/>
            <w:textInput/>
          </w:ffData>
        </w:fldChar>
      </w:r>
      <w:r>
        <w:rPr>
          <w:rFonts w:cs="Calibri"/>
        </w:rPr>
        <w:instrText xml:space="preserve"> FORMTEXT </w:instrText>
      </w:r>
      <w:r>
        <w:rPr>
          <w:rFonts w:cs="Calibri"/>
        </w:rPr>
      </w:r>
      <w:r>
        <w:rPr>
          <w:rFonts w:cs="Calibri"/>
        </w:rPr>
        <w:fldChar w:fldCharType="separate"/>
      </w:r>
      <w:r>
        <w:rPr>
          <w:rFonts w:cs="Calibri"/>
        </w:rPr>
        <w:t> </w:t>
      </w:r>
      <w:r>
        <w:rPr>
          <w:rFonts w:cs="Calibri"/>
        </w:rPr>
        <w:t> </w:t>
      </w:r>
      <w:r>
        <w:rPr>
          <w:rFonts w:cs="Calibri"/>
        </w:rPr>
        <w:t> </w:t>
      </w:r>
      <w:r>
        <w:rPr>
          <w:rFonts w:cs="Calibri"/>
        </w:rPr>
        <w:t> </w:t>
      </w:r>
      <w:r>
        <w:rPr>
          <w:rFonts w:cs="Calibri"/>
        </w:rPr>
        <w:t> </w:t>
      </w:r>
      <w:r>
        <w:rPr>
          <w:rFonts w:cs="Calibri"/>
        </w:rPr>
        <w:fldChar w:fldCharType="end"/>
      </w:r>
    </w:p>
    <w:p w14:paraId="67FD75A6" w14:textId="77777777" w:rsidR="00216662" w:rsidRDefault="00216662" w:rsidP="00216662"/>
    <w:p w14:paraId="01975EBD" w14:textId="77777777" w:rsidR="00216662" w:rsidRDefault="00216662" w:rsidP="00216662">
      <w:pPr>
        <w:rPr>
          <w:rFonts w:asciiTheme="majorHAnsi" w:eastAsiaTheme="majorEastAsia" w:hAnsiTheme="majorHAnsi" w:cstheme="majorBidi"/>
          <w:b/>
          <w:bCs/>
          <w:smallCaps/>
          <w:color w:val="000000" w:themeColor="text1"/>
          <w:sz w:val="36"/>
          <w:szCs w:val="36"/>
        </w:rPr>
      </w:pPr>
      <w:r>
        <w:br w:type="page"/>
      </w:r>
    </w:p>
    <w:p w14:paraId="271A2EAF" w14:textId="77777777" w:rsidR="00216662" w:rsidRDefault="00216662" w:rsidP="00216662">
      <w:pPr>
        <w:pStyle w:val="Heading1"/>
      </w:pPr>
      <w:r>
        <w:lastRenderedPageBreak/>
        <w:t>Information Classification</w:t>
      </w:r>
    </w:p>
    <w:p w14:paraId="327DC7FE" w14:textId="77777777" w:rsidR="00216662" w:rsidRDefault="00216662" w:rsidP="00216662">
      <w:pPr>
        <w:pStyle w:val="Heading2"/>
        <w:rPr>
          <w:color w:val="000000"/>
          <w:szCs w:val="24"/>
        </w:rPr>
      </w:pPr>
      <w:r>
        <w:t>Select all types of information that will be processed, stored or transmitted by the system.</w:t>
      </w:r>
    </w:p>
    <w:p w14:paraId="1E6E2724" w14:textId="77777777" w:rsidR="00216662" w:rsidRDefault="00216662" w:rsidP="00216662">
      <w:pPr>
        <w:ind w:left="576"/>
      </w:pPr>
      <w:r>
        <w:fldChar w:fldCharType="begin">
          <w:ffData>
            <w:name w:val=""/>
            <w:enabled/>
            <w:calcOnExit w:val="0"/>
            <w:checkBox>
              <w:sizeAuto/>
              <w:default w:val="0"/>
            </w:checkBox>
          </w:ffData>
        </w:fldChar>
      </w:r>
      <w:r>
        <w:instrText xml:space="preserve"> FORMCHECKBOX </w:instrText>
      </w:r>
      <w:r w:rsidR="00363B73">
        <w:fldChar w:fldCharType="separate"/>
      </w:r>
      <w:r>
        <w:fldChar w:fldCharType="end"/>
      </w:r>
      <w:r>
        <w:t xml:space="preserve"> Public</w:t>
      </w:r>
    </w:p>
    <w:p w14:paraId="02E05355" w14:textId="77777777" w:rsidR="00216662" w:rsidRDefault="00216662" w:rsidP="00216662">
      <w:pPr>
        <w:ind w:left="576"/>
      </w:pPr>
      <w:r>
        <w:fldChar w:fldCharType="begin">
          <w:ffData>
            <w:name w:val="Check1"/>
            <w:enabled/>
            <w:calcOnExit w:val="0"/>
            <w:checkBox>
              <w:sizeAuto/>
              <w:default w:val="0"/>
            </w:checkBox>
          </w:ffData>
        </w:fldChar>
      </w:r>
      <w:r>
        <w:instrText xml:space="preserve"> FORMCHECKBOX </w:instrText>
      </w:r>
      <w:r w:rsidR="00363B73">
        <w:fldChar w:fldCharType="separate"/>
      </w:r>
      <w:r>
        <w:fldChar w:fldCharType="end"/>
      </w:r>
      <w:r>
        <w:t xml:space="preserve"> Business Sensitive – Employee information</w:t>
      </w:r>
    </w:p>
    <w:p w14:paraId="72E98508" w14:textId="77777777" w:rsidR="00216662" w:rsidRDefault="00216662" w:rsidP="00216662">
      <w:pPr>
        <w:ind w:left="576"/>
      </w:pPr>
      <w:r>
        <w:fldChar w:fldCharType="begin">
          <w:ffData>
            <w:name w:val="Check1"/>
            <w:enabled/>
            <w:calcOnExit w:val="0"/>
            <w:checkBox>
              <w:sizeAuto/>
              <w:default w:val="0"/>
            </w:checkBox>
          </w:ffData>
        </w:fldChar>
      </w:r>
      <w:r>
        <w:instrText xml:space="preserve"> FORMCHECKBOX </w:instrText>
      </w:r>
      <w:r w:rsidR="00363B73">
        <w:fldChar w:fldCharType="separate"/>
      </w:r>
      <w:r>
        <w:fldChar w:fldCharType="end"/>
      </w:r>
      <w:r>
        <w:t xml:space="preserve"> Business Sensitive – Contracts or business agreements</w:t>
      </w:r>
    </w:p>
    <w:p w14:paraId="03A17F5B" w14:textId="77777777" w:rsidR="00216662" w:rsidRDefault="00D04B0A" w:rsidP="00216662">
      <w:pPr>
        <w:ind w:left="576"/>
      </w:pPr>
      <w:r>
        <w:fldChar w:fldCharType="begin">
          <w:ffData>
            <w:name w:val=""/>
            <w:enabled/>
            <w:calcOnExit w:val="0"/>
            <w:checkBox>
              <w:sizeAuto/>
              <w:default w:val="1"/>
            </w:checkBox>
          </w:ffData>
        </w:fldChar>
      </w:r>
      <w:r>
        <w:instrText xml:space="preserve"> FORMCHECKBOX </w:instrText>
      </w:r>
      <w:r w:rsidR="00363B73">
        <w:fldChar w:fldCharType="separate"/>
      </w:r>
      <w:r>
        <w:fldChar w:fldCharType="end"/>
      </w:r>
      <w:r w:rsidR="00216662">
        <w:t xml:space="preserve"> Confidential – PHI (Protected Health Information)</w:t>
      </w:r>
    </w:p>
    <w:p w14:paraId="659F872B" w14:textId="77777777" w:rsidR="00216662" w:rsidRDefault="00216662" w:rsidP="00216662">
      <w:pPr>
        <w:ind w:left="576"/>
      </w:pPr>
      <w:r>
        <w:fldChar w:fldCharType="begin">
          <w:ffData>
            <w:name w:val=""/>
            <w:enabled/>
            <w:calcOnExit w:val="0"/>
            <w:checkBox>
              <w:sizeAuto/>
              <w:default w:val="0"/>
              <w:checked w:val="0"/>
            </w:checkBox>
          </w:ffData>
        </w:fldChar>
      </w:r>
      <w:r>
        <w:instrText xml:space="preserve"> FORMCHECKBOX </w:instrText>
      </w:r>
      <w:r w:rsidR="00363B73">
        <w:fldChar w:fldCharType="separate"/>
      </w:r>
      <w:r>
        <w:fldChar w:fldCharType="end"/>
      </w:r>
      <w:r>
        <w:t xml:space="preserve"> Confidential – PII (Personally Identifiable Information) </w:t>
      </w:r>
    </w:p>
    <w:p w14:paraId="341176E8" w14:textId="77777777" w:rsidR="00216662" w:rsidRDefault="00216662" w:rsidP="00216662">
      <w:pPr>
        <w:ind w:left="576"/>
      </w:pPr>
      <w:r>
        <w:fldChar w:fldCharType="begin">
          <w:ffData>
            <w:name w:val=""/>
            <w:enabled/>
            <w:calcOnExit w:val="0"/>
            <w:checkBox>
              <w:sizeAuto/>
              <w:default w:val="0"/>
            </w:checkBox>
          </w:ffData>
        </w:fldChar>
      </w:r>
      <w:r>
        <w:instrText xml:space="preserve"> FORMCHECKBOX </w:instrText>
      </w:r>
      <w:r w:rsidR="00363B73">
        <w:fldChar w:fldCharType="separate"/>
      </w:r>
      <w:r>
        <w:fldChar w:fldCharType="end"/>
      </w:r>
      <w:r>
        <w:t xml:space="preserve"> Confidential – PCI (Payment Card Industry)/Credit Card information</w:t>
      </w:r>
    </w:p>
    <w:p w14:paraId="1D0B668B" w14:textId="77777777" w:rsidR="00216662" w:rsidRDefault="00216662" w:rsidP="00216662">
      <w:pPr>
        <w:ind w:left="576"/>
      </w:pPr>
      <w:r>
        <w:fldChar w:fldCharType="begin">
          <w:ffData>
            <w:name w:val=""/>
            <w:enabled/>
            <w:calcOnExit w:val="0"/>
            <w:checkBox>
              <w:sizeAuto/>
              <w:default w:val="0"/>
            </w:checkBox>
          </w:ffData>
        </w:fldChar>
      </w:r>
      <w:r>
        <w:instrText xml:space="preserve"> FORMCHECKBOX </w:instrText>
      </w:r>
      <w:r w:rsidR="00363B73">
        <w:fldChar w:fldCharType="separate"/>
      </w:r>
      <w:r>
        <w:fldChar w:fldCharType="end"/>
      </w:r>
      <w:r>
        <w:t xml:space="preserve"> Confidential – Account information, such as account numbers, credentials or other information used for account identification.</w:t>
      </w:r>
    </w:p>
    <w:p w14:paraId="5969A82E" w14:textId="77777777" w:rsidR="00216662" w:rsidRDefault="00216662" w:rsidP="00216662">
      <w:pPr>
        <w:ind w:left="576"/>
      </w:pPr>
      <w:r>
        <w:t>If information is classified in other than the above categories, please identify and explain below:</w:t>
      </w:r>
    </w:p>
    <w:p w14:paraId="4565C3B4" w14:textId="77777777" w:rsidR="00216662" w:rsidRDefault="00216662" w:rsidP="00216662">
      <w:pPr>
        <w:ind w:left="576"/>
      </w:pPr>
      <w:r>
        <w:fldChar w:fldCharType="begin">
          <w:ffData>
            <w:name w:val=""/>
            <w:enabled/>
            <w:calcOnExit w:val="0"/>
            <w:textInput/>
          </w:ffData>
        </w:fldChar>
      </w:r>
      <w:r>
        <w:instrText xml:space="preserve"> FORMTEXT </w:instrText>
      </w:r>
      <w:r>
        <w:fldChar w:fldCharType="separate"/>
      </w:r>
      <w:r>
        <w:t> </w:t>
      </w:r>
      <w:r>
        <w:t> </w:t>
      </w:r>
      <w:r>
        <w:t> </w:t>
      </w:r>
      <w:r>
        <w:t> </w:t>
      </w:r>
      <w:r>
        <w:t> </w:t>
      </w:r>
      <w:r>
        <w:fldChar w:fldCharType="end"/>
      </w:r>
    </w:p>
    <w:p w14:paraId="6C11A5CE" w14:textId="77777777" w:rsidR="00216662" w:rsidRDefault="00216662" w:rsidP="00216662">
      <w:pPr>
        <w:pStyle w:val="Heading2"/>
        <w:rPr>
          <w:color w:val="8D8D8D"/>
          <w:sz w:val="15"/>
          <w:szCs w:val="15"/>
        </w:rPr>
      </w:pPr>
      <w:r>
        <w:t>If Confidential or Business Sensitive information will be stored, processed or transmitted by the system, please provide a detailed list of information collected (i.e. patient name, DOB, address, account number, IP Address):</w:t>
      </w:r>
    </w:p>
    <w:p w14:paraId="7C12D2BB" w14:textId="77777777" w:rsidR="00D04B0A" w:rsidRDefault="00D04B0A" w:rsidP="00216662">
      <w:pPr>
        <w:ind w:firstLine="576"/>
        <w:rPr>
          <w:rStyle w:val="normaltextrun"/>
          <w:rFonts w:ascii="Calibri" w:hAnsi="Calibri" w:cs="Calibri"/>
          <w:color w:val="000000"/>
          <w:sz w:val="22"/>
          <w:shd w:val="clear" w:color="auto" w:fill="FFFFFF"/>
        </w:rPr>
      </w:pPr>
    </w:p>
    <w:p w14:paraId="792B5CB8" w14:textId="09B745B2" w:rsidR="00216662" w:rsidRDefault="00D04B0A" w:rsidP="00284633">
      <w:pPr>
        <w:ind w:left="576"/>
        <w:rPr>
          <w:rFonts w:cstheme="majorBidi"/>
          <w:color w:val="8D8D8D"/>
          <w:sz w:val="15"/>
          <w:szCs w:val="15"/>
        </w:rPr>
        <w:pPrChange w:id="19" w:author="Bruno Bendavid [2]" w:date="2019-05-22T22:20:00Z">
          <w:pPr>
            <w:ind w:firstLine="576"/>
          </w:pPr>
        </w:pPrChange>
      </w:pPr>
      <w:r>
        <w:rPr>
          <w:rStyle w:val="normaltextrun"/>
          <w:rFonts w:ascii="Calibri" w:hAnsi="Calibri" w:cs="Calibri"/>
          <w:color w:val="000000"/>
          <w:sz w:val="22"/>
          <w:shd w:val="clear" w:color="auto" w:fill="FFFFFF"/>
        </w:rPr>
        <w:t>ADT inbound for basic patient identifiers</w:t>
      </w:r>
      <w:ins w:id="20" w:author="Bruno Bendavid [2]" w:date="2019-05-22T22:19:00Z">
        <w:r w:rsidR="008B7B9F">
          <w:rPr>
            <w:rStyle w:val="normaltextrun"/>
            <w:rFonts w:ascii="Calibri" w:hAnsi="Calibri" w:cs="Calibri"/>
            <w:color w:val="000000"/>
            <w:sz w:val="22"/>
            <w:shd w:val="clear" w:color="auto" w:fill="FFFFFF"/>
          </w:rPr>
          <w:t xml:space="preserve"> (name</w:t>
        </w:r>
        <w:r w:rsidR="00284633">
          <w:rPr>
            <w:rStyle w:val="normaltextrun"/>
            <w:rFonts w:ascii="Calibri" w:hAnsi="Calibri" w:cs="Calibri"/>
            <w:color w:val="000000"/>
            <w:sz w:val="22"/>
            <w:shd w:val="clear" w:color="auto" w:fill="FFFFFF"/>
          </w:rPr>
          <w:t>, MRN, Account/visit number</w:t>
        </w:r>
      </w:ins>
      <w:r>
        <w:rPr>
          <w:rStyle w:val="normaltextrun"/>
          <w:rFonts w:ascii="Calibri" w:hAnsi="Calibri" w:cs="Calibri"/>
          <w:color w:val="000000"/>
          <w:sz w:val="22"/>
          <w:shd w:val="clear" w:color="auto" w:fill="FFFFFF"/>
        </w:rPr>
        <w:t>, </w:t>
      </w:r>
      <w:ins w:id="21" w:author="Bruno Bendavid [2]" w:date="2019-05-22T22:20:00Z">
        <w:r w:rsidR="00284633">
          <w:rPr>
            <w:rStyle w:val="normaltextrun"/>
            <w:rFonts w:ascii="Calibri" w:hAnsi="Calibri" w:cs="Calibri"/>
            <w:color w:val="000000"/>
            <w:sz w:val="22"/>
            <w:shd w:val="clear" w:color="auto" w:fill="FFFFFF"/>
          </w:rPr>
          <w:t xml:space="preserve">Relevant </w:t>
        </w:r>
        <w:r w:rsidR="00485F36">
          <w:rPr>
            <w:rStyle w:val="normaltextrun"/>
            <w:rFonts w:ascii="Calibri" w:hAnsi="Calibri" w:cs="Calibri"/>
            <w:color w:val="000000"/>
            <w:sz w:val="22"/>
            <w:shd w:val="clear" w:color="auto" w:fill="FFFFFF"/>
          </w:rPr>
          <w:t xml:space="preserve">OB </w:t>
        </w:r>
      </w:ins>
      <w:r>
        <w:rPr>
          <w:rStyle w:val="normaltextrun"/>
          <w:rFonts w:ascii="Calibri" w:hAnsi="Calibri" w:cs="Calibri"/>
          <w:color w:val="000000"/>
          <w:sz w:val="22"/>
          <w:shd w:val="clear" w:color="auto" w:fill="FFFFFF"/>
        </w:rPr>
        <w:t>Patient clinical data (vitals, tracings, charted OB data)</w:t>
      </w:r>
      <w:r>
        <w:rPr>
          <w:rStyle w:val="eop"/>
          <w:rFonts w:ascii="Calibri" w:hAnsi="Calibri" w:cs="Calibri"/>
          <w:color w:val="000000"/>
          <w:sz w:val="22"/>
          <w:shd w:val="clear" w:color="auto" w:fill="FFFFFF"/>
        </w:rPr>
        <w:t> </w:t>
      </w:r>
    </w:p>
    <w:p w14:paraId="0F910ABD" w14:textId="77777777" w:rsidR="00216662" w:rsidRDefault="00216662" w:rsidP="00216662">
      <w:pPr>
        <w:pStyle w:val="Heading2"/>
      </w:pPr>
      <w:r>
        <w:t xml:space="preserve">Please provide any additional comments specific to this section, if necessary:  </w:t>
      </w:r>
    </w:p>
    <w:p w14:paraId="4A55ACEE" w14:textId="77777777" w:rsidR="00216662" w:rsidRDefault="00216662" w:rsidP="00216662">
      <w:pPr>
        <w:ind w:firstLine="576"/>
        <w:rPr>
          <w:rFonts w:cs="Calibri"/>
        </w:rPr>
      </w:pPr>
      <w:r>
        <w:rPr>
          <w:rFonts w:cs="Calibri"/>
        </w:rPr>
        <w:fldChar w:fldCharType="begin">
          <w:ffData>
            <w:name w:val=""/>
            <w:enabled/>
            <w:calcOnExit w:val="0"/>
            <w:textInput/>
          </w:ffData>
        </w:fldChar>
      </w:r>
      <w:r>
        <w:rPr>
          <w:rFonts w:cs="Calibri"/>
        </w:rPr>
        <w:instrText xml:space="preserve"> FORMTEXT </w:instrText>
      </w:r>
      <w:r>
        <w:rPr>
          <w:rFonts w:cs="Calibri"/>
        </w:rPr>
      </w:r>
      <w:r>
        <w:rPr>
          <w:rFonts w:cs="Calibri"/>
        </w:rPr>
        <w:fldChar w:fldCharType="separate"/>
      </w:r>
      <w:r>
        <w:rPr>
          <w:rFonts w:cs="Calibri"/>
        </w:rPr>
        <w:t> </w:t>
      </w:r>
      <w:r>
        <w:rPr>
          <w:rFonts w:cs="Calibri"/>
        </w:rPr>
        <w:t> </w:t>
      </w:r>
      <w:r>
        <w:rPr>
          <w:rFonts w:cs="Calibri"/>
        </w:rPr>
        <w:t> </w:t>
      </w:r>
      <w:r>
        <w:rPr>
          <w:rFonts w:cs="Calibri"/>
        </w:rPr>
        <w:t> </w:t>
      </w:r>
      <w:r>
        <w:rPr>
          <w:rFonts w:cs="Calibri"/>
        </w:rPr>
        <w:t> </w:t>
      </w:r>
      <w:r>
        <w:rPr>
          <w:rFonts w:cs="Calibri"/>
        </w:rPr>
        <w:fldChar w:fldCharType="end"/>
      </w:r>
    </w:p>
    <w:p w14:paraId="53D8101C" w14:textId="77777777" w:rsidR="00216662" w:rsidRDefault="00216662" w:rsidP="00216662">
      <w:pPr>
        <w:rPr>
          <w:rFonts w:asciiTheme="majorHAnsi" w:eastAsiaTheme="majorEastAsia" w:hAnsiTheme="majorHAnsi" w:cstheme="majorBidi"/>
          <w:b/>
          <w:bCs/>
          <w:smallCaps/>
          <w:color w:val="000000" w:themeColor="text1"/>
          <w:sz w:val="36"/>
          <w:szCs w:val="36"/>
        </w:rPr>
      </w:pPr>
      <w:r>
        <w:br w:type="page"/>
      </w:r>
    </w:p>
    <w:p w14:paraId="22EEE05C" w14:textId="77777777" w:rsidR="00216662" w:rsidRDefault="00216662" w:rsidP="00216662">
      <w:pPr>
        <w:pStyle w:val="Heading1"/>
      </w:pPr>
      <w:r>
        <w:lastRenderedPageBreak/>
        <w:t>System Requirements</w:t>
      </w:r>
    </w:p>
    <w:p w14:paraId="4121E943" w14:textId="77777777" w:rsidR="00216662" w:rsidRPr="00D04B0A" w:rsidRDefault="00216662" w:rsidP="00D04B0A">
      <w:pPr>
        <w:pStyle w:val="Heading2"/>
        <w:rPr>
          <w:sz w:val="18"/>
          <w:szCs w:val="18"/>
        </w:rPr>
      </w:pPr>
      <w:r>
        <w:t xml:space="preserve">Please outline the system requirements.  This should include all hardware and software requirements and dependencies, as well as recommended configurations and best practices, for all system components as it relates to </w:t>
      </w:r>
      <w:r w:rsidR="00A7519C">
        <w:t>MIHS.</w:t>
      </w:r>
      <w:r>
        <w:t xml:space="preserve">  </w:t>
      </w:r>
    </w:p>
    <w:p w14:paraId="4CFE7FE3" w14:textId="77777777" w:rsidR="00216662" w:rsidRPr="006C43A6" w:rsidRDefault="00D04B0A" w:rsidP="00216662">
      <w:pPr>
        <w:ind w:firstLine="576"/>
        <w:rPr>
          <w:rFonts w:cs="Calibri"/>
          <w:rPrChange w:id="22" w:author="Bruno Bendavid [2]" w:date="2019-05-27T22:55:00Z">
            <w:rPr>
              <w:rFonts w:cs="Calibri"/>
            </w:rPr>
          </w:rPrChange>
        </w:rPr>
      </w:pPr>
      <w:r w:rsidRPr="006C43A6">
        <w:rPr>
          <w:rFonts w:cs="Calibri"/>
          <w:rPrChange w:id="23" w:author="Bruno Bendavid [2]" w:date="2019-05-27T22:55:00Z">
            <w:rPr>
              <w:rFonts w:cs="Calibri"/>
              <w:highlight w:val="yellow"/>
            </w:rPr>
          </w:rPrChange>
        </w:rPr>
        <w:t>Please see attached</w:t>
      </w:r>
      <w:r w:rsidRPr="006C43A6">
        <w:rPr>
          <w:rFonts w:cs="Calibri"/>
          <w:rPrChange w:id="24" w:author="Bruno Bendavid [2]" w:date="2019-05-27T22:55:00Z">
            <w:rPr>
              <w:rFonts w:cs="Calibri"/>
            </w:rPr>
          </w:rPrChange>
        </w:rPr>
        <w:t xml:space="preserve"> </w:t>
      </w:r>
    </w:p>
    <w:p w14:paraId="5A7D0B6B" w14:textId="33416FB7" w:rsidR="00216662" w:rsidRDefault="00216662" w:rsidP="00216662">
      <w:pPr>
        <w:pStyle w:val="Heading2"/>
        <w:rPr>
          <w:ins w:id="25" w:author="Bruno Bendavid [2]" w:date="2019-05-22T22:20:00Z"/>
          <w:b w:val="0"/>
          <w:highlight w:val="yellow"/>
        </w:rPr>
      </w:pPr>
      <w:r w:rsidRPr="006C43A6">
        <w:rPr>
          <w:rFonts w:cs="Calibri"/>
          <w:rPrChange w:id="26" w:author="Bruno Bendavid [2]" w:date="2019-05-27T22:55:00Z">
            <w:rPr>
              <w:rFonts w:cs="Calibri"/>
            </w:rPr>
          </w:rPrChange>
        </w:rPr>
        <w:t xml:space="preserve">Please provide </w:t>
      </w:r>
      <w:r w:rsidRPr="006C43A6">
        <w:rPr>
          <w:rPrChange w:id="27" w:author="Bruno Bendavid [2]" w:date="2019-05-27T22:55:00Z">
            <w:rPr/>
          </w:rPrChange>
        </w:rPr>
        <w:t>product white papers and installation/configuration guides as it relates to the overall</w:t>
      </w:r>
      <w:r>
        <w:t xml:space="preserve"> implementation and use of the system.</w:t>
      </w:r>
      <w:r>
        <w:br/>
      </w:r>
      <w:del w:id="28" w:author="Bruno Bendavid [2]" w:date="2019-05-27T22:52:00Z">
        <w:r w:rsidR="00D04B0A" w:rsidRPr="006C43A6" w:rsidDel="00933250">
          <w:rPr>
            <w:b w:val="0"/>
            <w:rPrChange w:id="29" w:author="Bruno Bendavid [2]" w:date="2019-05-27T22:54:00Z">
              <w:rPr>
                <w:b w:val="0"/>
                <w:highlight w:val="yellow"/>
              </w:rPr>
            </w:rPrChange>
          </w:rPr>
          <w:delText>Please see attached</w:delText>
        </w:r>
      </w:del>
      <w:ins w:id="30" w:author="Bruno Bendavid [2]" w:date="2019-05-27T22:52:00Z">
        <w:r w:rsidR="00933250" w:rsidRPr="006C43A6">
          <w:rPr>
            <w:b w:val="0"/>
            <w:rPrChange w:id="31" w:author="Bruno Bendavid [2]" w:date="2019-05-27T22:54:00Z">
              <w:rPr>
                <w:b w:val="0"/>
                <w:highlight w:val="yellow"/>
              </w:rPr>
            </w:rPrChange>
          </w:rPr>
          <w:t>The system is installed by PeriGen personnel according to joint design sessions with the customer.</w:t>
        </w:r>
        <w:r w:rsidR="006A2905" w:rsidRPr="006C43A6">
          <w:rPr>
            <w:b w:val="0"/>
            <w:rPrChange w:id="32" w:author="Bruno Bendavid [2]" w:date="2019-05-27T22:54:00Z">
              <w:rPr>
                <w:b w:val="0"/>
                <w:highlight w:val="yellow"/>
              </w:rPr>
            </w:rPrChange>
          </w:rPr>
          <w:t xml:space="preserve"> </w:t>
        </w:r>
      </w:ins>
      <w:ins w:id="33" w:author="Bruno Bendavid [2]" w:date="2019-05-27T22:53:00Z">
        <w:r w:rsidR="006A2905" w:rsidRPr="006C43A6">
          <w:rPr>
            <w:b w:val="0"/>
            <w:rPrChange w:id="34" w:author="Bruno Bendavid [2]" w:date="2019-05-27T22:54:00Z">
              <w:rPr>
                <w:b w:val="0"/>
                <w:highlight w:val="yellow"/>
              </w:rPr>
            </w:rPrChange>
          </w:rPr>
          <w:t xml:space="preserve">The customer </w:t>
        </w:r>
        <w:r w:rsidR="00C96EC0" w:rsidRPr="006C43A6">
          <w:rPr>
            <w:b w:val="0"/>
            <w:rPrChange w:id="35" w:author="Bruno Bendavid [2]" w:date="2019-05-27T22:54:00Z">
              <w:rPr>
                <w:b w:val="0"/>
                <w:highlight w:val="yellow"/>
              </w:rPr>
            </w:rPrChange>
          </w:rPr>
          <w:t>only needs to provide the server VMs and SQL license/</w:t>
        </w:r>
        <w:r w:rsidR="00DC7D40" w:rsidRPr="006C43A6">
          <w:rPr>
            <w:b w:val="0"/>
            <w:rPrChange w:id="36" w:author="Bruno Bendavid [2]" w:date="2019-05-27T22:54:00Z">
              <w:rPr>
                <w:b w:val="0"/>
                <w:highlight w:val="yellow"/>
              </w:rPr>
            </w:rPrChange>
          </w:rPr>
          <w:t>server.</w:t>
        </w:r>
      </w:ins>
      <w:ins w:id="37" w:author="Bruno Bendavid [2]" w:date="2019-05-27T22:54:00Z">
        <w:r w:rsidR="00DC7D40" w:rsidRPr="006C43A6">
          <w:rPr>
            <w:b w:val="0"/>
            <w:rPrChange w:id="38" w:author="Bruno Bendavid [2]" w:date="2019-05-27T22:54:00Z">
              <w:rPr>
                <w:b w:val="0"/>
                <w:highlight w:val="yellow"/>
              </w:rPr>
            </w:rPrChange>
          </w:rPr>
          <w:t xml:space="preserve"> In addition, HL7 interfaces </w:t>
        </w:r>
        <w:r w:rsidR="006C43A6" w:rsidRPr="006C43A6">
          <w:rPr>
            <w:b w:val="0"/>
            <w:rPrChange w:id="39" w:author="Bruno Bendavid [2]" w:date="2019-05-27T22:54:00Z">
              <w:rPr>
                <w:b w:val="0"/>
                <w:highlight w:val="yellow"/>
              </w:rPr>
            </w:rPrChange>
          </w:rPr>
          <w:t>need to be configured between the EMR and the PeriGen system. The interface specifications are attached.</w:t>
        </w:r>
      </w:ins>
      <w:ins w:id="40" w:author="Bruno Bendavid [2]" w:date="2019-05-27T22:52:00Z">
        <w:r w:rsidR="006A2905">
          <w:rPr>
            <w:b w:val="0"/>
            <w:highlight w:val="yellow"/>
          </w:rPr>
          <w:t xml:space="preserve"> </w:t>
        </w:r>
      </w:ins>
    </w:p>
    <w:p w14:paraId="399EAD73" w14:textId="78CA647F" w:rsidR="00485F36" w:rsidRPr="00485F36" w:rsidDel="00133FF9" w:rsidRDefault="00485F36" w:rsidP="00485F36">
      <w:pPr>
        <w:ind w:left="576"/>
        <w:rPr>
          <w:del w:id="41" w:author="Bruno Bendavid [2]" w:date="2019-05-22T22:21:00Z"/>
          <w:rPrChange w:id="42" w:author="Bruno Bendavid [2]" w:date="2019-05-22T22:20:00Z">
            <w:rPr>
              <w:del w:id="43" w:author="Bruno Bendavid [2]" w:date="2019-05-22T22:21:00Z"/>
            </w:rPr>
          </w:rPrChange>
        </w:rPr>
        <w:pPrChange w:id="44" w:author="Bruno Bendavid [2]" w:date="2019-05-22T22:20:00Z">
          <w:pPr>
            <w:pStyle w:val="Heading2"/>
          </w:pPr>
        </w:pPrChange>
      </w:pPr>
    </w:p>
    <w:p w14:paraId="0A2BED8D" w14:textId="77777777" w:rsidR="00216662" w:rsidRDefault="00216662" w:rsidP="00216662">
      <w:pPr>
        <w:pStyle w:val="Heading2"/>
      </w:pPr>
      <w:r>
        <w:t xml:space="preserve">Please provide any additional comments specific to this section, if necessary:  </w:t>
      </w:r>
    </w:p>
    <w:p w14:paraId="5245005B" w14:textId="77777777" w:rsidR="00216662" w:rsidRDefault="00216662" w:rsidP="00216662">
      <w:pPr>
        <w:ind w:firstLine="576"/>
        <w:rPr>
          <w:rFonts w:cs="Calibri"/>
        </w:rPr>
      </w:pPr>
      <w:r>
        <w:rPr>
          <w:rFonts w:cs="Calibri"/>
        </w:rPr>
        <w:fldChar w:fldCharType="begin">
          <w:ffData>
            <w:name w:val=""/>
            <w:enabled/>
            <w:calcOnExit w:val="0"/>
            <w:textInput/>
          </w:ffData>
        </w:fldChar>
      </w:r>
      <w:r>
        <w:rPr>
          <w:rFonts w:cs="Calibri"/>
        </w:rPr>
        <w:instrText xml:space="preserve"> FORMTEXT </w:instrText>
      </w:r>
      <w:r>
        <w:rPr>
          <w:rFonts w:cs="Calibri"/>
        </w:rPr>
      </w:r>
      <w:r>
        <w:rPr>
          <w:rFonts w:cs="Calibri"/>
        </w:rPr>
        <w:fldChar w:fldCharType="separate"/>
      </w:r>
      <w:r>
        <w:rPr>
          <w:rFonts w:cs="Calibri"/>
        </w:rPr>
        <w:t> </w:t>
      </w:r>
      <w:r>
        <w:rPr>
          <w:rFonts w:cs="Calibri"/>
        </w:rPr>
        <w:t> </w:t>
      </w:r>
      <w:r>
        <w:rPr>
          <w:rFonts w:cs="Calibri"/>
        </w:rPr>
        <w:t> </w:t>
      </w:r>
      <w:r>
        <w:rPr>
          <w:rFonts w:cs="Calibri"/>
        </w:rPr>
        <w:t> </w:t>
      </w:r>
      <w:r>
        <w:rPr>
          <w:rFonts w:cs="Calibri"/>
        </w:rPr>
        <w:t> </w:t>
      </w:r>
      <w:r>
        <w:rPr>
          <w:rFonts w:cs="Calibri"/>
        </w:rPr>
        <w:fldChar w:fldCharType="end"/>
      </w:r>
    </w:p>
    <w:p w14:paraId="3C2B7D7F" w14:textId="77777777" w:rsidR="00216662" w:rsidRDefault="00216662" w:rsidP="00216662">
      <w:pPr>
        <w:rPr>
          <w:rFonts w:asciiTheme="majorHAnsi" w:eastAsiaTheme="majorEastAsia" w:hAnsiTheme="majorHAnsi" w:cstheme="majorBidi"/>
          <w:b/>
          <w:bCs/>
          <w:smallCaps/>
          <w:color w:val="000000" w:themeColor="text1"/>
          <w:sz w:val="36"/>
          <w:szCs w:val="36"/>
        </w:rPr>
      </w:pPr>
      <w:r>
        <w:br w:type="page"/>
      </w:r>
    </w:p>
    <w:p w14:paraId="6B7A5431" w14:textId="77777777" w:rsidR="00216662" w:rsidRDefault="00216662" w:rsidP="00216662">
      <w:pPr>
        <w:pStyle w:val="Heading1"/>
      </w:pPr>
      <w:r>
        <w:lastRenderedPageBreak/>
        <w:t xml:space="preserve">Business Continuity and Disaster Recovery </w:t>
      </w:r>
    </w:p>
    <w:p w14:paraId="4EFCBA96" w14:textId="77777777" w:rsidR="00216662" w:rsidRDefault="00216662" w:rsidP="00216662">
      <w:pPr>
        <w:pStyle w:val="Heading2"/>
      </w:pPr>
      <w:r>
        <w:t>Describe your business continuity methodologies.  For example, what is your recommended best practice as to how the information is replicated or maintained, and what are the components of the redundant system?</w:t>
      </w:r>
    </w:p>
    <w:p w14:paraId="508EDDCA" w14:textId="77777777" w:rsidR="006A7052" w:rsidRDefault="006A7052" w:rsidP="00216662">
      <w:pPr>
        <w:ind w:firstLine="576"/>
        <w:rPr>
          <w:ins w:id="45" w:author="Bruno Bendavid [2]" w:date="2019-05-22T13:16:00Z"/>
          <w:rFonts w:cs="Calibri"/>
        </w:rPr>
      </w:pPr>
    </w:p>
    <w:p w14:paraId="13DF6B4C" w14:textId="77777777" w:rsidR="00216662" w:rsidRDefault="00216662">
      <w:pPr>
        <w:ind w:left="576"/>
        <w:rPr>
          <w:rFonts w:cs="Calibri"/>
        </w:rPr>
        <w:pPrChange w:id="46" w:author="Bruno Bendavid [2]" w:date="2019-05-22T13:16:00Z">
          <w:pPr>
            <w:ind w:firstLine="576"/>
          </w:pPr>
        </w:pPrChange>
      </w:pPr>
      <w:del w:id="47" w:author="Bruno Bendavid [2]" w:date="2019-05-22T13:15:00Z">
        <w:r w:rsidDel="006A7052">
          <w:rPr>
            <w:rFonts w:cs="Calibri"/>
          </w:rPr>
          <w:fldChar w:fldCharType="begin">
            <w:ffData>
              <w:name w:val=""/>
              <w:enabled/>
              <w:calcOnExit w:val="0"/>
              <w:textInput/>
            </w:ffData>
          </w:fldChar>
        </w:r>
        <w:r w:rsidDel="006A7052">
          <w:rPr>
            <w:rFonts w:cs="Calibri"/>
          </w:rPr>
          <w:delInstrText xml:space="preserve"> FORMTEXT </w:delInstrText>
        </w:r>
        <w:r w:rsidDel="006A7052">
          <w:rPr>
            <w:rFonts w:cs="Calibri"/>
          </w:rPr>
        </w:r>
        <w:r w:rsidDel="006A7052">
          <w:rPr>
            <w:rFonts w:cs="Calibri"/>
          </w:rPr>
          <w:fldChar w:fldCharType="separate"/>
        </w:r>
        <w:r w:rsidDel="006A7052">
          <w:rPr>
            <w:rFonts w:cs="Calibri"/>
          </w:rPr>
          <w:delText> </w:delText>
        </w:r>
        <w:r w:rsidDel="006A7052">
          <w:rPr>
            <w:rFonts w:cs="Calibri"/>
          </w:rPr>
          <w:delText> </w:delText>
        </w:r>
        <w:r w:rsidDel="006A7052">
          <w:rPr>
            <w:rFonts w:cs="Calibri"/>
          </w:rPr>
          <w:delText> </w:delText>
        </w:r>
        <w:r w:rsidDel="006A7052">
          <w:rPr>
            <w:rFonts w:cs="Calibri"/>
          </w:rPr>
          <w:delText> </w:delText>
        </w:r>
        <w:r w:rsidDel="006A7052">
          <w:rPr>
            <w:rFonts w:cs="Calibri"/>
          </w:rPr>
          <w:delText> </w:delText>
        </w:r>
        <w:r w:rsidDel="006A7052">
          <w:rPr>
            <w:rFonts w:cs="Calibri"/>
          </w:rPr>
          <w:fldChar w:fldCharType="end"/>
        </w:r>
      </w:del>
      <w:ins w:id="48" w:author="Bruno Bendavid [2]" w:date="2019-05-22T13:16:00Z">
        <w:r w:rsidR="006A7052">
          <w:rPr>
            <w:rFonts w:cs="Calibri"/>
          </w:rPr>
          <w:t>All data is maintained in MS SQL server which can be protected with a clustered configuration and standard backup</w:t>
        </w:r>
      </w:ins>
      <w:ins w:id="49" w:author="Bruno Bendavid [2]" w:date="2019-05-22T13:17:00Z">
        <w:r w:rsidR="006A7052">
          <w:rPr>
            <w:rFonts w:cs="Calibri"/>
          </w:rPr>
          <w:t xml:space="preserve">. Application services are installed on customer provided VMs leveraging VMware HA option for high </w:t>
        </w:r>
      </w:ins>
      <w:ins w:id="50" w:author="Bruno Bendavid [2]" w:date="2019-05-22T13:18:00Z">
        <w:r w:rsidR="006A7052">
          <w:rPr>
            <w:rFonts w:cs="Calibri"/>
          </w:rPr>
          <w:t>availably</w:t>
        </w:r>
      </w:ins>
      <w:ins w:id="51" w:author="Bruno Bendavid [2]" w:date="2019-05-22T13:17:00Z">
        <w:r w:rsidR="006A7052">
          <w:rPr>
            <w:rFonts w:cs="Calibri"/>
          </w:rPr>
          <w:t>.</w:t>
        </w:r>
      </w:ins>
    </w:p>
    <w:p w14:paraId="7D23FF13" w14:textId="77777777" w:rsidR="00216662" w:rsidRDefault="00216662" w:rsidP="00216662">
      <w:pPr>
        <w:pStyle w:val="Heading2"/>
      </w:pPr>
      <w:r>
        <w:t>Describe your disaster recovery methodologies.  For example, from where, and how, do I recover the information according to your recommended best practices?  If using hosted services, describe RTO/RPO objectives.</w:t>
      </w:r>
    </w:p>
    <w:p w14:paraId="68FD6C25" w14:textId="014F1BD5" w:rsidR="00216662" w:rsidRDefault="00375412" w:rsidP="00375412">
      <w:pPr>
        <w:ind w:left="576"/>
        <w:rPr>
          <w:rFonts w:cs="Calibri"/>
        </w:rPr>
        <w:pPrChange w:id="52" w:author="Bruno Bendavid [2]" w:date="2019-05-22T22:22:00Z">
          <w:pPr>
            <w:ind w:firstLine="576"/>
          </w:pPr>
        </w:pPrChange>
      </w:pPr>
      <w:ins w:id="53" w:author="Bruno Bendavid [2]" w:date="2019-05-22T22:21:00Z">
        <w:r w:rsidRPr="00854368">
          <w:rPr>
            <w:rFonts w:cs="Calibri"/>
            <w:rPrChange w:id="54" w:author="Bruno Bendavid [2]" w:date="2019-05-27T22:58:00Z">
              <w:rPr>
                <w:rFonts w:cs="Calibri"/>
              </w:rPr>
            </w:rPrChange>
          </w:rPr>
          <w:t>As mentioned above, th</w:t>
        </w:r>
      </w:ins>
      <w:ins w:id="55" w:author="Bruno Bendavid [2]" w:date="2019-05-22T22:22:00Z">
        <w:r w:rsidRPr="00854368">
          <w:rPr>
            <w:rFonts w:cs="Calibri"/>
            <w:rPrChange w:id="56" w:author="Bruno Bendavid [2]" w:date="2019-05-27T22:58:00Z">
              <w:rPr>
                <w:rFonts w:cs="Calibri"/>
              </w:rPr>
            </w:rPrChange>
          </w:rPr>
          <w:t xml:space="preserve">e PeriWatch solution relies heavily on customer infrastructure for </w:t>
        </w:r>
      </w:ins>
      <w:ins w:id="57" w:author="Bruno Bendavid [2]" w:date="2019-05-22T22:30:00Z">
        <w:r w:rsidR="00672598" w:rsidRPr="00854368">
          <w:rPr>
            <w:rFonts w:cs="Calibri"/>
            <w:rPrChange w:id="58" w:author="Bruno Bendavid [2]" w:date="2019-05-27T22:58:00Z">
              <w:rPr>
                <w:rFonts w:cs="Calibri"/>
              </w:rPr>
            </w:rPrChange>
          </w:rPr>
          <w:t xml:space="preserve">redundancy, </w:t>
        </w:r>
      </w:ins>
      <w:ins w:id="59" w:author="Bruno Bendavid [2]" w:date="2019-05-22T22:22:00Z">
        <w:r w:rsidRPr="00854368">
          <w:rPr>
            <w:rFonts w:cs="Calibri"/>
            <w:rPrChange w:id="60" w:author="Bruno Bendavid [2]" w:date="2019-05-27T22:58:00Z">
              <w:rPr>
                <w:rFonts w:cs="Calibri"/>
              </w:rPr>
            </w:rPrChange>
          </w:rPr>
          <w:t xml:space="preserve">backup and VM infrastructure. </w:t>
        </w:r>
      </w:ins>
      <w:ins w:id="61" w:author="Bruno Bendavid [2]" w:date="2019-05-27T22:56:00Z">
        <w:r w:rsidR="00E210EA" w:rsidRPr="00854368">
          <w:rPr>
            <w:rFonts w:cs="Calibri"/>
            <w:rPrChange w:id="62" w:author="Bruno Bendavid [2]" w:date="2019-05-27T22:58:00Z">
              <w:rPr>
                <w:rFonts w:cs="Calibri"/>
                <w:highlight w:val="yellow"/>
              </w:rPr>
            </w:rPrChange>
          </w:rPr>
          <w:t>For full recovery fro</w:t>
        </w:r>
      </w:ins>
      <w:ins w:id="63" w:author="Bruno Bendavid [2]" w:date="2019-05-27T22:57:00Z">
        <w:r w:rsidR="00E210EA" w:rsidRPr="00854368">
          <w:rPr>
            <w:rFonts w:cs="Calibri"/>
            <w:rPrChange w:id="64" w:author="Bruno Bendavid [2]" w:date="2019-05-27T22:58:00Z">
              <w:rPr>
                <w:rFonts w:cs="Calibri"/>
                <w:highlight w:val="yellow"/>
              </w:rPr>
            </w:rPrChange>
          </w:rPr>
          <w:t xml:space="preserve">m backup, </w:t>
        </w:r>
      </w:ins>
      <w:ins w:id="65" w:author="Bruno Bendavid [2]" w:date="2019-05-22T22:32:00Z">
        <w:r w:rsidR="000B7E44" w:rsidRPr="00854368">
          <w:rPr>
            <w:rFonts w:cs="Calibri"/>
            <w:rPrChange w:id="66" w:author="Bruno Bendavid [2]" w:date="2019-05-27T22:58:00Z">
              <w:rPr>
                <w:rFonts w:cs="Calibri"/>
              </w:rPr>
            </w:rPrChange>
          </w:rPr>
          <w:t xml:space="preserve">RPO/RTO </w:t>
        </w:r>
      </w:ins>
      <w:ins w:id="67" w:author="Bruno Bendavid [2]" w:date="2019-05-27T22:57:00Z">
        <w:r w:rsidR="003C1F46" w:rsidRPr="00854368">
          <w:rPr>
            <w:rFonts w:cs="Calibri"/>
            <w:rPrChange w:id="68" w:author="Bruno Bendavid [2]" w:date="2019-05-27T22:58:00Z">
              <w:rPr>
                <w:rFonts w:cs="Calibri"/>
                <w:highlight w:val="yellow"/>
              </w:rPr>
            </w:rPrChange>
          </w:rPr>
          <w:t xml:space="preserve">are directly related to the number of SQL backups and transaction shipping that can be </w:t>
        </w:r>
        <w:r w:rsidR="008829E3" w:rsidRPr="00854368">
          <w:rPr>
            <w:rFonts w:cs="Calibri"/>
            <w:rPrChange w:id="69" w:author="Bruno Bendavid [2]" w:date="2019-05-27T22:58:00Z">
              <w:rPr>
                <w:rFonts w:cs="Calibri"/>
                <w:highlight w:val="yellow"/>
              </w:rPr>
            </w:rPrChange>
          </w:rPr>
          <w:t xml:space="preserve">reasonably scheduled on the customer network. These </w:t>
        </w:r>
      </w:ins>
      <w:ins w:id="70" w:author="Bruno Bendavid [2]" w:date="2019-05-22T22:32:00Z">
        <w:r w:rsidR="000B7E44" w:rsidRPr="00854368">
          <w:rPr>
            <w:rFonts w:cs="Calibri"/>
            <w:rPrChange w:id="71" w:author="Bruno Bendavid [2]" w:date="2019-05-27T22:58:00Z">
              <w:rPr>
                <w:rFonts w:cs="Calibri"/>
              </w:rPr>
            </w:rPrChange>
          </w:rPr>
          <w:t xml:space="preserve">are </w:t>
        </w:r>
      </w:ins>
      <w:ins w:id="72" w:author="Bruno Bendavid [2]" w:date="2019-05-27T22:57:00Z">
        <w:r w:rsidR="008829E3" w:rsidRPr="00854368">
          <w:rPr>
            <w:rFonts w:cs="Calibri"/>
            <w:rPrChange w:id="73" w:author="Bruno Bendavid [2]" w:date="2019-05-27T22:58:00Z">
              <w:rPr>
                <w:rFonts w:cs="Calibri"/>
                <w:highlight w:val="yellow"/>
              </w:rPr>
            </w:rPrChange>
          </w:rPr>
          <w:t>typ</w:t>
        </w:r>
      </w:ins>
      <w:ins w:id="74" w:author="Bruno Bendavid [2]" w:date="2019-05-27T22:58:00Z">
        <w:r w:rsidR="008829E3" w:rsidRPr="00854368">
          <w:rPr>
            <w:rFonts w:cs="Calibri"/>
            <w:rPrChange w:id="75" w:author="Bruno Bendavid [2]" w:date="2019-05-27T22:58:00Z">
              <w:rPr>
                <w:rFonts w:cs="Calibri"/>
                <w:highlight w:val="yellow"/>
              </w:rPr>
            </w:rPrChange>
          </w:rPr>
          <w:t>ically discussed</w:t>
        </w:r>
      </w:ins>
      <w:ins w:id="76" w:author="Bruno Bendavid [2]" w:date="2019-05-22T22:32:00Z">
        <w:r w:rsidR="00E27138" w:rsidRPr="00854368">
          <w:rPr>
            <w:rFonts w:cs="Calibri"/>
            <w:rPrChange w:id="77" w:author="Bruno Bendavid [2]" w:date="2019-05-27T22:58:00Z">
              <w:rPr>
                <w:rFonts w:cs="Calibri"/>
              </w:rPr>
            </w:rPrChange>
          </w:rPr>
          <w:t xml:space="preserve"> during pre-install activities </w:t>
        </w:r>
      </w:ins>
      <w:ins w:id="78" w:author="Bruno Bendavid [2]" w:date="2019-05-22T22:33:00Z">
        <w:r w:rsidR="000C76ED" w:rsidRPr="00854368">
          <w:rPr>
            <w:rFonts w:cs="Calibri"/>
            <w:rPrChange w:id="79" w:author="Bruno Bendavid [2]" w:date="2019-05-27T22:58:00Z">
              <w:rPr>
                <w:rFonts w:cs="Calibri"/>
              </w:rPr>
            </w:rPrChange>
          </w:rPr>
          <w:t xml:space="preserve">and architected as a function of customer expectations and capabilities. </w:t>
        </w:r>
      </w:ins>
      <w:del w:id="80" w:author="Bruno Bendavid [2]" w:date="2019-05-22T22:22:00Z">
        <w:r w:rsidR="00216662" w:rsidRPr="00854368" w:rsidDel="00375412">
          <w:rPr>
            <w:rFonts w:cs="Calibri"/>
            <w:rPrChange w:id="81" w:author="Bruno Bendavid [2]" w:date="2019-05-27T22:58:00Z">
              <w:rPr>
                <w:rFonts w:cs="Calibri"/>
              </w:rPr>
            </w:rPrChange>
          </w:rPr>
          <w:fldChar w:fldCharType="begin">
            <w:ffData>
              <w:name w:val=""/>
              <w:enabled/>
              <w:calcOnExit w:val="0"/>
              <w:textInput/>
            </w:ffData>
          </w:fldChar>
        </w:r>
        <w:r w:rsidR="00216662" w:rsidRPr="00854368" w:rsidDel="00375412">
          <w:rPr>
            <w:rFonts w:cs="Calibri"/>
            <w:rPrChange w:id="82" w:author="Bruno Bendavid [2]" w:date="2019-05-27T22:58:00Z">
              <w:rPr>
                <w:rFonts w:cs="Calibri"/>
              </w:rPr>
            </w:rPrChange>
          </w:rPr>
          <w:delInstrText xml:space="preserve"> FORMTEXT </w:delInstrText>
        </w:r>
        <w:r w:rsidR="00216662" w:rsidRPr="00854368" w:rsidDel="00375412">
          <w:rPr>
            <w:rFonts w:cs="Calibri"/>
            <w:rPrChange w:id="83" w:author="Bruno Bendavid [2]" w:date="2019-05-27T22:58:00Z">
              <w:rPr>
                <w:rFonts w:cs="Calibri"/>
              </w:rPr>
            </w:rPrChange>
          </w:rPr>
        </w:r>
        <w:r w:rsidR="00216662" w:rsidRPr="00854368" w:rsidDel="00375412">
          <w:rPr>
            <w:rFonts w:cs="Calibri"/>
            <w:rPrChange w:id="84" w:author="Bruno Bendavid [2]" w:date="2019-05-27T22:58:00Z">
              <w:rPr>
                <w:rFonts w:cs="Calibri"/>
              </w:rPr>
            </w:rPrChange>
          </w:rPr>
          <w:fldChar w:fldCharType="separate"/>
        </w:r>
        <w:r w:rsidR="00216662" w:rsidRPr="00854368" w:rsidDel="00375412">
          <w:rPr>
            <w:rFonts w:cs="Calibri"/>
            <w:rPrChange w:id="85" w:author="Bruno Bendavid [2]" w:date="2019-05-27T22:58:00Z">
              <w:rPr>
                <w:rFonts w:cs="Calibri"/>
              </w:rPr>
            </w:rPrChange>
          </w:rPr>
          <w:delText> </w:delText>
        </w:r>
        <w:r w:rsidR="00216662" w:rsidRPr="00854368" w:rsidDel="00375412">
          <w:rPr>
            <w:rFonts w:cs="Calibri"/>
            <w:rPrChange w:id="86" w:author="Bruno Bendavid [2]" w:date="2019-05-27T22:58:00Z">
              <w:rPr>
                <w:rFonts w:cs="Calibri"/>
              </w:rPr>
            </w:rPrChange>
          </w:rPr>
          <w:delText> </w:delText>
        </w:r>
        <w:r w:rsidR="00216662" w:rsidRPr="00854368" w:rsidDel="00375412">
          <w:rPr>
            <w:rFonts w:cs="Calibri"/>
            <w:rPrChange w:id="87" w:author="Bruno Bendavid [2]" w:date="2019-05-27T22:58:00Z">
              <w:rPr>
                <w:rFonts w:cs="Calibri"/>
              </w:rPr>
            </w:rPrChange>
          </w:rPr>
          <w:delText> </w:delText>
        </w:r>
        <w:r w:rsidR="00216662" w:rsidRPr="00854368" w:rsidDel="00375412">
          <w:rPr>
            <w:rFonts w:cs="Calibri"/>
            <w:rPrChange w:id="88" w:author="Bruno Bendavid [2]" w:date="2019-05-27T22:58:00Z">
              <w:rPr>
                <w:rFonts w:cs="Calibri"/>
              </w:rPr>
            </w:rPrChange>
          </w:rPr>
          <w:delText> </w:delText>
        </w:r>
        <w:r w:rsidR="00216662" w:rsidRPr="00854368" w:rsidDel="00375412">
          <w:rPr>
            <w:rFonts w:cs="Calibri"/>
            <w:rPrChange w:id="89" w:author="Bruno Bendavid [2]" w:date="2019-05-27T22:58:00Z">
              <w:rPr>
                <w:rFonts w:cs="Calibri"/>
              </w:rPr>
            </w:rPrChange>
          </w:rPr>
          <w:delText> </w:delText>
        </w:r>
        <w:r w:rsidR="00216662" w:rsidRPr="00854368" w:rsidDel="00375412">
          <w:rPr>
            <w:rFonts w:cs="Calibri"/>
            <w:rPrChange w:id="90" w:author="Bruno Bendavid [2]" w:date="2019-05-27T22:58:00Z">
              <w:rPr>
                <w:rFonts w:cs="Calibri"/>
              </w:rPr>
            </w:rPrChange>
          </w:rPr>
          <w:fldChar w:fldCharType="end"/>
        </w:r>
      </w:del>
      <w:ins w:id="91" w:author="Bruno Bendavid [2]" w:date="2019-05-27T01:54:00Z">
        <w:r w:rsidR="00973B32" w:rsidRPr="00854368">
          <w:rPr>
            <w:rFonts w:cs="Calibri"/>
            <w:rPrChange w:id="92" w:author="Bruno Bendavid [2]" w:date="2019-05-27T22:58:00Z">
              <w:rPr>
                <w:rFonts w:cs="Calibri"/>
                <w:highlight w:val="yellow"/>
              </w:rPr>
            </w:rPrChange>
          </w:rPr>
          <w:t xml:space="preserve"> </w:t>
        </w:r>
      </w:ins>
    </w:p>
    <w:p w14:paraId="5D2AA52D" w14:textId="77777777" w:rsidR="00216662" w:rsidRDefault="00216662" w:rsidP="00216662">
      <w:pPr>
        <w:pStyle w:val="Heading2"/>
      </w:pPr>
      <w:r>
        <w:t xml:space="preserve">Describe how you manage data archiving.  For example, what is your best practice for the recommended data retention policies, if any, and how is </w:t>
      </w:r>
      <w:r w:rsidR="006B78E2">
        <w:t>MIHS</w:t>
      </w:r>
      <w:r>
        <w:t>’s data dispositioned if the contract is terminated?</w:t>
      </w:r>
    </w:p>
    <w:p w14:paraId="480F921A" w14:textId="7B353113" w:rsidR="00216662" w:rsidRDefault="00216662" w:rsidP="00AF1940">
      <w:pPr>
        <w:ind w:left="576"/>
        <w:rPr>
          <w:rFonts w:cs="Calibri"/>
        </w:rPr>
        <w:pPrChange w:id="93" w:author="Bruno Bendavid [2]" w:date="2019-05-22T22:35:00Z">
          <w:pPr>
            <w:ind w:firstLine="576"/>
          </w:pPr>
        </w:pPrChange>
      </w:pPr>
      <w:del w:id="94" w:author="Bruno Bendavid [2]" w:date="2019-05-22T22:35:00Z">
        <w:r w:rsidDel="00F46850">
          <w:rPr>
            <w:rFonts w:cs="Calibri"/>
          </w:rPr>
          <w:fldChar w:fldCharType="begin">
            <w:ffData>
              <w:name w:val=""/>
              <w:enabled/>
              <w:calcOnExit w:val="0"/>
              <w:textInput/>
            </w:ffData>
          </w:fldChar>
        </w:r>
        <w:r w:rsidDel="00F46850">
          <w:rPr>
            <w:rFonts w:cs="Calibri"/>
          </w:rPr>
          <w:delInstrText xml:space="preserve"> FORMTEXT </w:delInstrText>
        </w:r>
        <w:r w:rsidDel="00F46850">
          <w:rPr>
            <w:rFonts w:cs="Calibri"/>
          </w:rPr>
        </w:r>
        <w:r w:rsidDel="00F46850">
          <w:rPr>
            <w:rFonts w:cs="Calibri"/>
          </w:rPr>
          <w:fldChar w:fldCharType="separate"/>
        </w:r>
        <w:r w:rsidDel="00F46850">
          <w:rPr>
            <w:rFonts w:cs="Calibri"/>
            <w:noProof/>
          </w:rPr>
          <w:delText xml:space="preserve">  </w:delText>
        </w:r>
        <w:r w:rsidDel="00F46850">
          <w:rPr>
            <w:rFonts w:cs="Calibri"/>
          </w:rPr>
          <w:fldChar w:fldCharType="end"/>
        </w:r>
      </w:del>
      <w:ins w:id="95" w:author="Bruno Bendavid [2]" w:date="2019-05-22T22:35:00Z">
        <w:r w:rsidR="00F46850">
          <w:rPr>
            <w:rFonts w:cs="Calibri"/>
          </w:rPr>
          <w:t>All data is stored in SQL</w:t>
        </w:r>
        <w:r w:rsidR="00AF1940">
          <w:rPr>
            <w:rFonts w:cs="Calibri"/>
          </w:rPr>
          <w:t xml:space="preserve"> without any deletion. The only exception are long term archives that are encrypted</w:t>
        </w:r>
      </w:ins>
      <w:ins w:id="96" w:author="Bruno Bendavid [2]" w:date="2019-05-22T22:36:00Z">
        <w:r w:rsidR="001332DA">
          <w:rPr>
            <w:rFonts w:cs="Calibri"/>
          </w:rPr>
          <w:t xml:space="preserve">. In parallel, PeriGen provides an option to export </w:t>
        </w:r>
        <w:r w:rsidR="00387509">
          <w:rPr>
            <w:rFonts w:cs="Calibri"/>
          </w:rPr>
          <w:t>report and tracing data in PDF format (</w:t>
        </w:r>
        <w:proofErr w:type="spellStart"/>
        <w:r w:rsidR="00387509">
          <w:rPr>
            <w:rFonts w:cs="Calibri"/>
          </w:rPr>
          <w:t>ColdFeed</w:t>
        </w:r>
        <w:proofErr w:type="spellEnd"/>
        <w:r w:rsidR="00387509">
          <w:rPr>
            <w:rFonts w:cs="Calibri"/>
          </w:rPr>
          <w:t>)</w:t>
        </w:r>
      </w:ins>
      <w:ins w:id="97" w:author="Bruno Bendavid [2]" w:date="2019-05-22T22:37:00Z">
        <w:r w:rsidR="00387509">
          <w:rPr>
            <w:rFonts w:cs="Calibri"/>
          </w:rPr>
          <w:t xml:space="preserve"> which allows the customer to import those into the EMR document management module.</w:t>
        </w:r>
        <w:r w:rsidR="00D76528">
          <w:rPr>
            <w:rFonts w:cs="Calibri"/>
          </w:rPr>
          <w:t xml:space="preserve"> This capability provides access to </w:t>
        </w:r>
      </w:ins>
      <w:ins w:id="98" w:author="Bruno Bendavid [2]" w:date="2019-05-22T22:38:00Z">
        <w:r w:rsidR="00E16A26">
          <w:rPr>
            <w:rFonts w:cs="Calibri"/>
          </w:rPr>
          <w:t>key information from the EMR completely independently from the PeriGen solution</w:t>
        </w:r>
        <w:r w:rsidR="00572BD5">
          <w:rPr>
            <w:rFonts w:cs="Calibri"/>
          </w:rPr>
          <w:t xml:space="preserve"> (in the event of termination)</w:t>
        </w:r>
      </w:ins>
    </w:p>
    <w:p w14:paraId="1864D8B9" w14:textId="77777777" w:rsidR="00216662" w:rsidRDefault="00216662" w:rsidP="00216662">
      <w:pPr>
        <w:pStyle w:val="Heading2"/>
      </w:pPr>
      <w:r>
        <w:t xml:space="preserve">Please provide any additional comments specific to this section, if necessary:  </w:t>
      </w:r>
    </w:p>
    <w:p w14:paraId="6FDAEC8C" w14:textId="77777777" w:rsidR="00216662" w:rsidRDefault="00216662" w:rsidP="00216662">
      <w:pPr>
        <w:ind w:firstLine="576"/>
        <w:rPr>
          <w:rFonts w:cs="Calibri"/>
        </w:rPr>
      </w:pPr>
      <w:r>
        <w:rPr>
          <w:rFonts w:cs="Calibri"/>
        </w:rPr>
        <w:fldChar w:fldCharType="begin">
          <w:ffData>
            <w:name w:val=""/>
            <w:enabled/>
            <w:calcOnExit w:val="0"/>
            <w:textInput/>
          </w:ffData>
        </w:fldChar>
      </w:r>
      <w:r>
        <w:rPr>
          <w:rFonts w:cs="Calibri"/>
        </w:rPr>
        <w:instrText xml:space="preserve"> FORMTEXT </w:instrText>
      </w:r>
      <w:r>
        <w:rPr>
          <w:rFonts w:cs="Calibri"/>
        </w:rPr>
      </w:r>
      <w:r>
        <w:rPr>
          <w:rFonts w:cs="Calibri"/>
        </w:rPr>
        <w:fldChar w:fldCharType="separate"/>
      </w:r>
      <w:r>
        <w:rPr>
          <w:rFonts w:cs="Calibri"/>
        </w:rPr>
        <w:t> </w:t>
      </w:r>
      <w:r>
        <w:rPr>
          <w:rFonts w:cs="Calibri"/>
        </w:rPr>
        <w:t> </w:t>
      </w:r>
      <w:r>
        <w:rPr>
          <w:rFonts w:cs="Calibri"/>
        </w:rPr>
        <w:t> </w:t>
      </w:r>
      <w:r>
        <w:rPr>
          <w:rFonts w:cs="Calibri"/>
        </w:rPr>
        <w:t> </w:t>
      </w:r>
      <w:r>
        <w:rPr>
          <w:rFonts w:cs="Calibri"/>
        </w:rPr>
        <w:fldChar w:fldCharType="end"/>
      </w:r>
    </w:p>
    <w:p w14:paraId="3CB1B1AB" w14:textId="77777777" w:rsidR="00216662" w:rsidRDefault="00216662" w:rsidP="00216662">
      <w:pPr>
        <w:rPr>
          <w:rFonts w:asciiTheme="majorHAnsi" w:eastAsiaTheme="majorEastAsia" w:hAnsiTheme="majorHAnsi" w:cstheme="majorBidi"/>
          <w:b/>
          <w:bCs/>
          <w:smallCaps/>
          <w:color w:val="000000" w:themeColor="text1"/>
          <w:sz w:val="36"/>
          <w:szCs w:val="36"/>
        </w:rPr>
      </w:pPr>
      <w:r>
        <w:br w:type="page"/>
      </w:r>
    </w:p>
    <w:p w14:paraId="07F9BBE0" w14:textId="77777777" w:rsidR="00216662" w:rsidRDefault="00216662" w:rsidP="00216662">
      <w:pPr>
        <w:pStyle w:val="Heading1"/>
      </w:pPr>
      <w:r>
        <w:lastRenderedPageBreak/>
        <w:t xml:space="preserve">Threat Management </w:t>
      </w:r>
    </w:p>
    <w:p w14:paraId="12A9302F" w14:textId="77777777" w:rsidR="00216662" w:rsidRDefault="00216662" w:rsidP="00216662">
      <w:pPr>
        <w:pStyle w:val="Heading2"/>
      </w:pPr>
      <w:r>
        <w:t xml:space="preserve">Describe your best practices for system patching. For example, should </w:t>
      </w:r>
      <w:r w:rsidR="00A7519C">
        <w:t xml:space="preserve">MIHS </w:t>
      </w:r>
      <w:r>
        <w:t>follow your prescribed/approved patch list or simply follow Microsoft’s patch cycle?</w:t>
      </w:r>
    </w:p>
    <w:p w14:paraId="7FAA2A33" w14:textId="4CDA9C95" w:rsidR="00216662" w:rsidRDefault="00216662" w:rsidP="00494075">
      <w:pPr>
        <w:ind w:left="576"/>
        <w:rPr>
          <w:rFonts w:cs="Calibri"/>
        </w:rPr>
        <w:pPrChange w:id="99" w:author="Bruno Bendavid [2]" w:date="2019-05-22T22:40:00Z">
          <w:pPr>
            <w:ind w:firstLine="576"/>
          </w:pPr>
        </w:pPrChange>
      </w:pPr>
      <w:r>
        <w:rPr>
          <w:rFonts w:cs="Calibri"/>
        </w:rPr>
        <w:fldChar w:fldCharType="begin">
          <w:ffData>
            <w:name w:val=""/>
            <w:enabled/>
            <w:calcOnExit w:val="0"/>
            <w:textInput/>
          </w:ffData>
        </w:fldChar>
      </w:r>
      <w:r>
        <w:rPr>
          <w:rFonts w:cs="Calibri"/>
        </w:rPr>
        <w:instrText xml:space="preserve"> FORMTEXT </w:instrText>
      </w:r>
      <w:r>
        <w:rPr>
          <w:rFonts w:cs="Calibri"/>
        </w:rPr>
      </w:r>
      <w:r>
        <w:rPr>
          <w:rFonts w:cs="Calibri"/>
        </w:rPr>
        <w:fldChar w:fldCharType="separate"/>
      </w:r>
      <w:r>
        <w:rPr>
          <w:rFonts w:cs="Calibri"/>
        </w:rPr>
        <w:t> </w:t>
      </w:r>
      <w:ins w:id="100" w:author="Bruno Bendavid [2]" w:date="2019-05-22T22:40:00Z">
        <w:r w:rsidR="00300804" w:rsidRPr="00300804">
          <w:rPr>
            <w:rFonts w:cs="Calibri"/>
          </w:rPr>
          <w:t xml:space="preserve"> </w:t>
        </w:r>
        <w:r w:rsidR="00300804">
          <w:rPr>
            <w:rFonts w:cs="Calibri"/>
          </w:rPr>
          <w:t xml:space="preserve">We strongly encourage the customer to apply Microsoft security and hotfixes. </w:t>
        </w:r>
        <w:r w:rsidR="00494075">
          <w:rPr>
            <w:rFonts w:cs="Calibri"/>
          </w:rPr>
          <w:t xml:space="preserve">We expect the customer to check with </w:t>
        </w:r>
      </w:ins>
      <w:ins w:id="101" w:author="Bruno Bendavid [2]" w:date="2019-05-22T22:41:00Z">
        <w:r w:rsidR="00494075">
          <w:rPr>
            <w:rFonts w:cs="Calibri"/>
          </w:rPr>
          <w:t>PeriGen support prior to applying service packs</w:t>
        </w:r>
        <w:r w:rsidR="00285F38">
          <w:rPr>
            <w:rFonts w:cs="Calibri"/>
          </w:rPr>
          <w:t>.</w:t>
        </w:r>
      </w:ins>
      <w:ins w:id="102" w:author="Bruno Bendavid [2]" w:date="2019-05-22T22:40:00Z">
        <w:r w:rsidR="00494075">
          <w:rPr>
            <w:rFonts w:cs="Calibri"/>
          </w:rPr>
          <w:t xml:space="preserve"> </w:t>
        </w:r>
      </w:ins>
      <w:r>
        <w:rPr>
          <w:rFonts w:cs="Calibri"/>
        </w:rPr>
        <w:t> </w:t>
      </w:r>
      <w:r>
        <w:rPr>
          <w:rFonts w:cs="Calibri"/>
        </w:rPr>
        <w:t> </w:t>
      </w:r>
      <w:r>
        <w:rPr>
          <w:rFonts w:cs="Calibri"/>
        </w:rPr>
        <w:t> </w:t>
      </w:r>
      <w:r>
        <w:rPr>
          <w:rFonts w:cs="Calibri"/>
        </w:rPr>
        <w:t> </w:t>
      </w:r>
      <w:r>
        <w:rPr>
          <w:rFonts w:cs="Calibri"/>
        </w:rPr>
        <w:fldChar w:fldCharType="end"/>
      </w:r>
    </w:p>
    <w:p w14:paraId="3E21F065" w14:textId="42A85479" w:rsidR="00216662" w:rsidRDefault="00216662" w:rsidP="00216662">
      <w:pPr>
        <w:pStyle w:val="Heading3"/>
        <w:rPr>
          <w:ins w:id="103" w:author="Bruno Bendavid [2]" w:date="2019-05-27T23:18:00Z"/>
        </w:rPr>
      </w:pPr>
      <w:r>
        <w:t xml:space="preserve">Please describe your process for supporting vendor security patch releases, including zero-day patches.  For example, how long does it take to test and approve security patches once they are released? </w:t>
      </w:r>
    </w:p>
    <w:p w14:paraId="4EBD777A" w14:textId="77777777" w:rsidR="009528B8" w:rsidRPr="009528B8" w:rsidRDefault="009528B8" w:rsidP="009528B8">
      <w:pPr>
        <w:rPr>
          <w:rPrChange w:id="104" w:author="Bruno Bendavid [2]" w:date="2019-05-27T23:18:00Z">
            <w:rPr/>
          </w:rPrChange>
        </w:rPr>
        <w:pPrChange w:id="105" w:author="Bruno Bendavid [2]" w:date="2019-05-27T23:18:00Z">
          <w:pPr>
            <w:pStyle w:val="Heading3"/>
          </w:pPr>
        </w:pPrChange>
      </w:pPr>
    </w:p>
    <w:p w14:paraId="371034EC" w14:textId="29101376" w:rsidR="00216662" w:rsidRDefault="00216662" w:rsidP="00233F26">
      <w:pPr>
        <w:ind w:left="1296"/>
        <w:rPr>
          <w:rFonts w:cs="Calibri"/>
        </w:rPr>
        <w:pPrChange w:id="106" w:author="Bruno Bendavid [2]" w:date="2019-05-22T22:43:00Z">
          <w:pPr>
            <w:ind w:left="576" w:firstLine="720"/>
          </w:pPr>
        </w:pPrChange>
      </w:pPr>
      <w:del w:id="107" w:author="Bruno Bendavid [2]" w:date="2019-05-27T23:18:00Z">
        <w:r w:rsidDel="00EB6FCD">
          <w:rPr>
            <w:rFonts w:cs="Calibri"/>
          </w:rPr>
          <w:fldChar w:fldCharType="begin">
            <w:ffData>
              <w:name w:val=""/>
              <w:enabled/>
              <w:calcOnExit w:val="0"/>
              <w:textInput/>
            </w:ffData>
          </w:fldChar>
        </w:r>
        <w:r w:rsidDel="00EB6FCD">
          <w:rPr>
            <w:rFonts w:cs="Calibri"/>
          </w:rPr>
          <w:delInstrText xml:space="preserve"> FORMTEXT </w:delInstrText>
        </w:r>
        <w:r w:rsidDel="00EB6FCD">
          <w:rPr>
            <w:rFonts w:cs="Calibri"/>
          </w:rPr>
        </w:r>
        <w:r w:rsidDel="00EB6FCD">
          <w:rPr>
            <w:rFonts w:cs="Calibri"/>
          </w:rPr>
          <w:fldChar w:fldCharType="separate"/>
        </w:r>
        <w:r w:rsidDel="00EB6FCD">
          <w:rPr>
            <w:rFonts w:cs="Calibri"/>
          </w:rPr>
          <w:delText> </w:delText>
        </w:r>
        <w:r w:rsidDel="00EB6FCD">
          <w:rPr>
            <w:rFonts w:cs="Calibri"/>
          </w:rPr>
          <w:delText> </w:delText>
        </w:r>
        <w:r w:rsidDel="00EB6FCD">
          <w:rPr>
            <w:rFonts w:cs="Calibri"/>
          </w:rPr>
          <w:delText> </w:delText>
        </w:r>
        <w:r w:rsidDel="00EB6FCD">
          <w:rPr>
            <w:rFonts w:cs="Calibri"/>
          </w:rPr>
          <w:delText> </w:delText>
        </w:r>
        <w:r w:rsidDel="00EB6FCD">
          <w:rPr>
            <w:rFonts w:cs="Calibri"/>
          </w:rPr>
          <w:delText> </w:delText>
        </w:r>
        <w:r w:rsidDel="00EB6FCD">
          <w:rPr>
            <w:rFonts w:cs="Calibri"/>
          </w:rPr>
          <w:fldChar w:fldCharType="end"/>
        </w:r>
      </w:del>
      <w:ins w:id="108" w:author="Bruno Bendavid [2]" w:date="2019-05-22T22:42:00Z">
        <w:r w:rsidR="00D22173">
          <w:rPr>
            <w:rFonts w:cs="Calibri"/>
          </w:rPr>
          <w:t>We strongly encourage customer to apply patches to TEST environment first</w:t>
        </w:r>
      </w:ins>
      <w:ins w:id="109" w:author="Bruno Bendavid [2]" w:date="2019-05-22T22:43:00Z">
        <w:r w:rsidR="005271AA">
          <w:rPr>
            <w:rFonts w:cs="Calibri"/>
          </w:rPr>
          <w:t xml:space="preserve">, perform basic functions </w:t>
        </w:r>
      </w:ins>
      <w:ins w:id="110" w:author="Bruno Bendavid [2]" w:date="2019-05-22T22:42:00Z">
        <w:r w:rsidR="005271AA">
          <w:rPr>
            <w:rFonts w:cs="Calibri"/>
          </w:rPr>
          <w:t>follow</w:t>
        </w:r>
      </w:ins>
      <w:ins w:id="111" w:author="Bruno Bendavid [2]" w:date="2019-05-22T22:43:00Z">
        <w:r w:rsidR="005271AA">
          <w:rPr>
            <w:rFonts w:cs="Calibri"/>
          </w:rPr>
          <w:t>ed by deployment to Production servers</w:t>
        </w:r>
        <w:r w:rsidR="00233F26">
          <w:rPr>
            <w:rFonts w:cs="Calibri"/>
          </w:rPr>
          <w:t xml:space="preserve">. PeriGen development staff </w:t>
        </w:r>
      </w:ins>
      <w:ins w:id="112" w:author="Bruno Bendavid [2]" w:date="2019-05-22T22:44:00Z">
        <w:r w:rsidR="00233F26">
          <w:rPr>
            <w:rFonts w:cs="Calibri"/>
          </w:rPr>
          <w:t>is continually testing on the latest patches and hotfixes</w:t>
        </w:r>
        <w:r w:rsidR="00846D4A">
          <w:rPr>
            <w:rFonts w:cs="Calibri"/>
          </w:rPr>
          <w:t xml:space="preserve"> from Microsoft. In the unlikely event of a conflict</w:t>
        </w:r>
        <w:r w:rsidR="00EA59E6">
          <w:rPr>
            <w:rFonts w:cs="Calibri"/>
          </w:rPr>
          <w:t>, PeriGen will ad</w:t>
        </w:r>
      </w:ins>
      <w:ins w:id="113" w:author="Bruno Bendavid [2]" w:date="2019-05-22T22:45:00Z">
        <w:r w:rsidR="00EA59E6">
          <w:rPr>
            <w:rFonts w:cs="Calibri"/>
          </w:rPr>
          <w:t>vise the customer of such conflict as soon as it is discovered.</w:t>
        </w:r>
      </w:ins>
    </w:p>
    <w:p w14:paraId="03CB2099" w14:textId="77777777" w:rsidR="00216662" w:rsidRDefault="00216662" w:rsidP="00216662">
      <w:pPr>
        <w:pStyle w:val="Heading2"/>
      </w:pPr>
      <w:r>
        <w:t>Describe any antivirus requirements. Provide recommended exclusions and supporting documentation, if applicable.</w:t>
      </w:r>
    </w:p>
    <w:p w14:paraId="22AE3F69" w14:textId="1F4638D2" w:rsidR="00216662" w:rsidRDefault="00216662" w:rsidP="00216662">
      <w:pPr>
        <w:ind w:firstLine="576"/>
      </w:pPr>
      <w:r w:rsidRPr="003660E8">
        <w:rPr>
          <w:rFonts w:cs="Calibri"/>
          <w:rPrChange w:id="114" w:author="Bruno Bendavid [2]" w:date="2019-05-27T22:58:00Z">
            <w:rPr>
              <w:rFonts w:cs="Calibri"/>
            </w:rPr>
          </w:rPrChange>
        </w:rPr>
        <w:fldChar w:fldCharType="begin">
          <w:ffData>
            <w:name w:val=""/>
            <w:enabled/>
            <w:calcOnExit w:val="0"/>
            <w:textInput/>
          </w:ffData>
        </w:fldChar>
      </w:r>
      <w:r w:rsidRPr="003660E8">
        <w:rPr>
          <w:rFonts w:cs="Calibri"/>
          <w:rPrChange w:id="115" w:author="Bruno Bendavid [2]" w:date="2019-05-27T22:58:00Z">
            <w:rPr>
              <w:rFonts w:cs="Calibri"/>
            </w:rPr>
          </w:rPrChange>
        </w:rPr>
        <w:instrText xml:space="preserve"> FORMTEXT </w:instrText>
      </w:r>
      <w:r w:rsidRPr="003660E8">
        <w:rPr>
          <w:rFonts w:cs="Calibri"/>
          <w:rPrChange w:id="116" w:author="Bruno Bendavid [2]" w:date="2019-05-27T22:58:00Z">
            <w:rPr>
              <w:rFonts w:cs="Calibri"/>
            </w:rPr>
          </w:rPrChange>
        </w:rPr>
      </w:r>
      <w:r w:rsidRPr="003660E8">
        <w:rPr>
          <w:rFonts w:cs="Calibri"/>
          <w:rPrChange w:id="117" w:author="Bruno Bendavid [2]" w:date="2019-05-27T22:58:00Z">
            <w:rPr>
              <w:rFonts w:cs="Calibri"/>
            </w:rPr>
          </w:rPrChange>
        </w:rPr>
        <w:fldChar w:fldCharType="separate"/>
      </w:r>
      <w:r w:rsidRPr="003660E8">
        <w:rPr>
          <w:rFonts w:cs="Calibri"/>
          <w:rPrChange w:id="118" w:author="Bruno Bendavid [2]" w:date="2019-05-27T22:58:00Z">
            <w:rPr>
              <w:rFonts w:cs="Calibri"/>
            </w:rPr>
          </w:rPrChange>
        </w:rPr>
        <w:t> </w:t>
      </w:r>
      <w:r w:rsidRPr="003660E8">
        <w:rPr>
          <w:rFonts w:cs="Calibri"/>
          <w:rPrChange w:id="119" w:author="Bruno Bendavid [2]" w:date="2019-05-27T22:58:00Z">
            <w:rPr>
              <w:rFonts w:cs="Calibri"/>
            </w:rPr>
          </w:rPrChange>
        </w:rPr>
        <w:t> </w:t>
      </w:r>
      <w:r w:rsidRPr="003660E8">
        <w:rPr>
          <w:rFonts w:cs="Calibri"/>
          <w:rPrChange w:id="120" w:author="Bruno Bendavid [2]" w:date="2019-05-27T22:58:00Z">
            <w:rPr>
              <w:rFonts w:cs="Calibri"/>
            </w:rPr>
          </w:rPrChange>
        </w:rPr>
        <w:t> </w:t>
      </w:r>
      <w:r w:rsidRPr="003660E8">
        <w:rPr>
          <w:rFonts w:cs="Calibri"/>
          <w:rPrChange w:id="121" w:author="Bruno Bendavid [2]" w:date="2019-05-27T22:58:00Z">
            <w:rPr>
              <w:rFonts w:cs="Calibri"/>
            </w:rPr>
          </w:rPrChange>
        </w:rPr>
        <w:t> </w:t>
      </w:r>
      <w:r w:rsidRPr="003660E8">
        <w:rPr>
          <w:rFonts w:cs="Calibri"/>
          <w:rPrChange w:id="122" w:author="Bruno Bendavid [2]" w:date="2019-05-27T22:58:00Z">
            <w:rPr>
              <w:rFonts w:cs="Calibri"/>
            </w:rPr>
          </w:rPrChange>
        </w:rPr>
        <w:t> </w:t>
      </w:r>
      <w:r w:rsidRPr="003660E8">
        <w:rPr>
          <w:rFonts w:cs="Calibri"/>
          <w:rPrChange w:id="123" w:author="Bruno Bendavid [2]" w:date="2019-05-27T22:58:00Z">
            <w:rPr>
              <w:rFonts w:cs="Calibri"/>
            </w:rPr>
          </w:rPrChange>
        </w:rPr>
        <w:fldChar w:fldCharType="end"/>
      </w:r>
      <w:ins w:id="124" w:author="Bruno Bendavid [2]" w:date="2019-05-22T22:45:00Z">
        <w:r w:rsidR="00C42B12" w:rsidRPr="003660E8">
          <w:rPr>
            <w:rFonts w:cs="Calibri"/>
            <w:rPrChange w:id="125" w:author="Bruno Bendavid [2]" w:date="2019-05-27T22:58:00Z">
              <w:rPr>
                <w:rFonts w:cs="Calibri"/>
              </w:rPr>
            </w:rPrChange>
          </w:rPr>
          <w:t>See the attached AV exclusions document.</w:t>
        </w:r>
      </w:ins>
    </w:p>
    <w:p w14:paraId="11C370F8" w14:textId="77777777" w:rsidR="00216662" w:rsidRDefault="00216662" w:rsidP="00216662">
      <w:pPr>
        <w:pStyle w:val="Heading2"/>
      </w:pPr>
      <w:r>
        <w:t xml:space="preserve">Describe the application lifecycle.  For example, how often are updates and patches published for the software?  </w:t>
      </w:r>
    </w:p>
    <w:p w14:paraId="11D19B0F" w14:textId="5C0DF8B8" w:rsidR="00216662" w:rsidRDefault="00216662" w:rsidP="00AE02F2">
      <w:pPr>
        <w:ind w:left="576"/>
        <w:rPr>
          <w:rFonts w:cs="Calibri"/>
        </w:rPr>
        <w:pPrChange w:id="126" w:author="Bruno Bendavid [2]" w:date="2019-05-27T01:55:00Z">
          <w:pPr>
            <w:ind w:firstLine="576"/>
          </w:pPr>
        </w:pPrChange>
      </w:pPr>
      <w:del w:id="127" w:author="Bruno Bendavid [2]" w:date="2019-05-22T22:46:00Z">
        <w:r w:rsidDel="00D1382C">
          <w:rPr>
            <w:rFonts w:cs="Calibri"/>
          </w:rPr>
          <w:fldChar w:fldCharType="begin">
            <w:ffData>
              <w:name w:val=""/>
              <w:enabled/>
              <w:calcOnExit w:val="0"/>
              <w:textInput/>
            </w:ffData>
          </w:fldChar>
        </w:r>
        <w:r w:rsidDel="00D1382C">
          <w:rPr>
            <w:rFonts w:cs="Calibri"/>
          </w:rPr>
          <w:delInstrText xml:space="preserve"> FORMTEXT </w:delInstrText>
        </w:r>
        <w:r w:rsidDel="00D1382C">
          <w:rPr>
            <w:rFonts w:cs="Calibri"/>
          </w:rPr>
        </w:r>
        <w:r w:rsidDel="00D1382C">
          <w:rPr>
            <w:rFonts w:cs="Calibri"/>
          </w:rPr>
          <w:fldChar w:fldCharType="separate"/>
        </w:r>
        <w:r w:rsidDel="00D1382C">
          <w:rPr>
            <w:rFonts w:cs="Calibri"/>
          </w:rPr>
          <w:delText> </w:delText>
        </w:r>
        <w:r w:rsidDel="00D1382C">
          <w:rPr>
            <w:rFonts w:cs="Calibri"/>
          </w:rPr>
          <w:delText> </w:delText>
        </w:r>
        <w:r w:rsidDel="00D1382C">
          <w:rPr>
            <w:rFonts w:cs="Calibri"/>
          </w:rPr>
          <w:delText> </w:delText>
        </w:r>
        <w:r w:rsidDel="00D1382C">
          <w:rPr>
            <w:rFonts w:cs="Calibri"/>
          </w:rPr>
          <w:delText> </w:delText>
        </w:r>
        <w:r w:rsidDel="00D1382C">
          <w:rPr>
            <w:rFonts w:cs="Calibri"/>
          </w:rPr>
          <w:delText> </w:delText>
        </w:r>
        <w:r w:rsidDel="00D1382C">
          <w:rPr>
            <w:rFonts w:cs="Calibri"/>
          </w:rPr>
          <w:fldChar w:fldCharType="end"/>
        </w:r>
      </w:del>
      <w:ins w:id="128" w:author="Bruno Bendavid [2]" w:date="2019-05-22T22:46:00Z">
        <w:r w:rsidR="00796F21">
          <w:rPr>
            <w:rFonts w:cs="Calibri"/>
          </w:rPr>
          <w:t>Typically,</w:t>
        </w:r>
        <w:r w:rsidR="00D1382C">
          <w:rPr>
            <w:rFonts w:cs="Calibri"/>
          </w:rPr>
          <w:t xml:space="preserve"> there are 2 maintenance releases a year</w:t>
        </w:r>
        <w:r w:rsidR="00796F21">
          <w:rPr>
            <w:rFonts w:cs="Calibri"/>
          </w:rPr>
          <w:t xml:space="preserve">. </w:t>
        </w:r>
      </w:ins>
      <w:ins w:id="129" w:author="Bruno Bendavid [2]" w:date="2019-05-27T01:55:00Z">
        <w:r w:rsidR="00AE02F2">
          <w:rPr>
            <w:rFonts w:cs="Calibri"/>
          </w:rPr>
          <w:t xml:space="preserve">Hotfixes are released depending on </w:t>
        </w:r>
      </w:ins>
      <w:ins w:id="130" w:author="Bruno Bendavid [2]" w:date="2019-05-27T01:56:00Z">
        <w:r w:rsidR="004B24C2">
          <w:rPr>
            <w:rFonts w:cs="Calibri"/>
          </w:rPr>
          <w:t>severity/impact on patient safety.</w:t>
        </w:r>
      </w:ins>
      <w:ins w:id="131" w:author="Bruno Bendavid [2]" w:date="2019-05-22T22:46:00Z">
        <w:r w:rsidR="00796F21">
          <w:rPr>
            <w:rFonts w:cs="Calibri"/>
          </w:rPr>
          <w:t xml:space="preserve"> </w:t>
        </w:r>
      </w:ins>
    </w:p>
    <w:p w14:paraId="3136546F" w14:textId="77777777" w:rsidR="00216662" w:rsidRDefault="00216662" w:rsidP="00216662">
      <w:pPr>
        <w:pStyle w:val="Heading2"/>
      </w:pPr>
      <w:r>
        <w:t xml:space="preserve">Describe your abilities and limitations integrating with additional security controls, such as SSL/TLS, SFTP, Biometrics, SSO, and 2-factor authentication systems.  </w:t>
      </w:r>
    </w:p>
    <w:p w14:paraId="0C51F2D4" w14:textId="65598C5C" w:rsidR="00216662" w:rsidRDefault="00216662" w:rsidP="00B83D2A">
      <w:pPr>
        <w:ind w:left="576"/>
        <w:rPr>
          <w:rFonts w:cs="Calibri"/>
        </w:rPr>
        <w:pPrChange w:id="132" w:author="Bruno Bendavid [2]" w:date="2019-05-27T01:58:00Z">
          <w:pPr>
            <w:ind w:firstLine="576"/>
          </w:pPr>
        </w:pPrChange>
      </w:pPr>
      <w:r>
        <w:rPr>
          <w:rFonts w:cs="Calibri"/>
        </w:rPr>
        <w:fldChar w:fldCharType="begin">
          <w:ffData>
            <w:name w:val=""/>
            <w:enabled/>
            <w:calcOnExit w:val="0"/>
            <w:textInput/>
          </w:ffData>
        </w:fldChar>
      </w:r>
      <w:r>
        <w:rPr>
          <w:rFonts w:cs="Calibri"/>
        </w:rPr>
        <w:instrText xml:space="preserve"> FORMTEXT </w:instrText>
      </w:r>
      <w:r>
        <w:rPr>
          <w:rFonts w:cs="Calibri"/>
        </w:rPr>
      </w:r>
      <w:r>
        <w:rPr>
          <w:rFonts w:cs="Calibri"/>
        </w:rPr>
        <w:fldChar w:fldCharType="separate"/>
      </w:r>
      <w:r>
        <w:rPr>
          <w:rFonts w:cs="Calibri"/>
        </w:rPr>
        <w:t> </w:t>
      </w:r>
      <w:ins w:id="133" w:author="Bruno Bendavid [2]" w:date="2019-05-27T01:56:00Z">
        <w:r w:rsidR="00972ED5">
          <w:rPr>
            <w:rFonts w:cs="Calibri"/>
          </w:rPr>
          <w:t>All communication between server components and clients are se</w:t>
        </w:r>
      </w:ins>
      <w:ins w:id="134" w:author="Bruno Bendavid [2]" w:date="2019-05-27T01:57:00Z">
        <w:r w:rsidR="00972ED5">
          <w:rPr>
            <w:rFonts w:cs="Calibri"/>
          </w:rPr>
          <w:t>cured wit</w:t>
        </w:r>
        <w:r w:rsidR="00B83D2A">
          <w:rPr>
            <w:rFonts w:cs="Calibri"/>
          </w:rPr>
          <w:t>h</w:t>
        </w:r>
        <w:r w:rsidR="00972ED5">
          <w:rPr>
            <w:rFonts w:cs="Calibri"/>
          </w:rPr>
          <w:t xml:space="preserve"> customer supplied SSL certificates</w:t>
        </w:r>
      </w:ins>
      <w:ins w:id="135" w:author="Bruno Bendavid [2]" w:date="2019-05-27T01:58:00Z">
        <w:r w:rsidR="00B83D2A">
          <w:rPr>
            <w:rFonts w:cs="Calibri"/>
          </w:rPr>
          <w:t>. AD authentication and SSO capabilities with major EMRs.</w:t>
        </w:r>
      </w:ins>
      <w:r>
        <w:rPr>
          <w:rFonts w:cs="Calibri"/>
        </w:rPr>
        <w:t> </w:t>
      </w:r>
      <w:r>
        <w:rPr>
          <w:rFonts w:cs="Calibri"/>
        </w:rPr>
        <w:t> </w:t>
      </w:r>
      <w:r>
        <w:rPr>
          <w:rFonts w:cs="Calibri"/>
        </w:rPr>
        <w:t> </w:t>
      </w:r>
      <w:r>
        <w:rPr>
          <w:rFonts w:cs="Calibri"/>
        </w:rPr>
        <w:t> </w:t>
      </w:r>
      <w:r>
        <w:rPr>
          <w:rFonts w:cs="Calibri"/>
        </w:rPr>
        <w:fldChar w:fldCharType="end"/>
      </w:r>
    </w:p>
    <w:p w14:paraId="3EDD73F3" w14:textId="77777777" w:rsidR="00216662" w:rsidRDefault="00216662" w:rsidP="00216662">
      <w:pPr>
        <w:pStyle w:val="Heading2"/>
      </w:pPr>
      <w:r>
        <w:t xml:space="preserve">Describe your practices for systems security assurance, such as annual penetration testing and vulnerability scanning.  </w:t>
      </w:r>
    </w:p>
    <w:p w14:paraId="50B60F50" w14:textId="7A0C88A1" w:rsidR="00216662" w:rsidRDefault="009F40A8" w:rsidP="00E74CAA">
      <w:pPr>
        <w:ind w:left="576"/>
        <w:rPr>
          <w:rFonts w:cs="Calibri"/>
        </w:rPr>
        <w:pPrChange w:id="136" w:author="Bruno Bendavid [2]" w:date="2019-05-27T02:13:00Z">
          <w:pPr>
            <w:ind w:firstLine="576"/>
          </w:pPr>
        </w:pPrChange>
      </w:pPr>
      <w:ins w:id="137" w:author="Bruno Bendavid [2]" w:date="2019-05-27T02:11:00Z">
        <w:r>
          <w:rPr>
            <w:rFonts w:cs="Calibri"/>
          </w:rPr>
          <w:t>Vulnerability and penetration scanning ha</w:t>
        </w:r>
      </w:ins>
      <w:ins w:id="138" w:author="Bruno Bendavid [2]" w:date="2019-05-27T02:12:00Z">
        <w:r w:rsidR="000A0500">
          <w:rPr>
            <w:rFonts w:cs="Calibri"/>
          </w:rPr>
          <w:t>ve</w:t>
        </w:r>
      </w:ins>
      <w:ins w:id="139" w:author="Bruno Bendavid [2]" w:date="2019-05-27T02:11:00Z">
        <w:r>
          <w:rPr>
            <w:rFonts w:cs="Calibri"/>
          </w:rPr>
          <w:t xml:space="preserve"> been tradi</w:t>
        </w:r>
      </w:ins>
      <w:ins w:id="140" w:author="Bruno Bendavid [2]" w:date="2019-05-27T02:12:00Z">
        <w:r w:rsidR="000A0500">
          <w:rPr>
            <w:rFonts w:cs="Calibri"/>
          </w:rPr>
          <w:t>ti</w:t>
        </w:r>
      </w:ins>
      <w:ins w:id="141" w:author="Bruno Bendavid [2]" w:date="2019-05-27T02:11:00Z">
        <w:r>
          <w:rPr>
            <w:rFonts w:cs="Calibri"/>
          </w:rPr>
          <w:t xml:space="preserve">onally </w:t>
        </w:r>
      </w:ins>
      <w:ins w:id="142" w:author="Bruno Bendavid [2]" w:date="2019-05-27T02:12:00Z">
        <w:r w:rsidR="000A0500">
          <w:rPr>
            <w:rFonts w:cs="Calibri"/>
          </w:rPr>
          <w:t xml:space="preserve">performed as part of standard development and QA activities. Starting 2019, </w:t>
        </w:r>
        <w:r w:rsidR="00BF5160">
          <w:rPr>
            <w:rFonts w:cs="Calibri"/>
          </w:rPr>
          <w:t>3</w:t>
        </w:r>
        <w:r w:rsidR="00BF5160" w:rsidRPr="00BF5160">
          <w:rPr>
            <w:rFonts w:cs="Calibri"/>
            <w:vertAlign w:val="superscript"/>
            <w:rPrChange w:id="143" w:author="Bruno Bendavid [2]" w:date="2019-05-27T02:12:00Z">
              <w:rPr>
                <w:rFonts w:cs="Calibri"/>
              </w:rPr>
            </w:rPrChange>
          </w:rPr>
          <w:t>rd</w:t>
        </w:r>
        <w:r w:rsidR="00BF5160">
          <w:rPr>
            <w:rFonts w:cs="Calibri"/>
          </w:rPr>
          <w:t xml:space="preserve"> party tools and services are used to </w:t>
        </w:r>
      </w:ins>
      <w:ins w:id="144" w:author="Bruno Bendavid [2]" w:date="2019-05-27T02:13:00Z">
        <w:r w:rsidR="00BF5160">
          <w:rPr>
            <w:rFonts w:cs="Calibri"/>
          </w:rPr>
          <w:t xml:space="preserve">complement and enhance </w:t>
        </w:r>
        <w:r w:rsidR="00E74CAA">
          <w:rPr>
            <w:rFonts w:cs="Calibri"/>
          </w:rPr>
          <w:t xml:space="preserve">those </w:t>
        </w:r>
        <w:r w:rsidR="00BF5160">
          <w:rPr>
            <w:rFonts w:cs="Calibri"/>
          </w:rPr>
          <w:t xml:space="preserve">product </w:t>
        </w:r>
      </w:ins>
      <w:del w:id="145" w:author="Bruno Bendavid [2]" w:date="2019-05-27T02:11:00Z">
        <w:r w:rsidR="00216662" w:rsidDel="00E76887">
          <w:rPr>
            <w:rFonts w:cs="Calibri"/>
          </w:rPr>
          <w:fldChar w:fldCharType="begin">
            <w:ffData>
              <w:name w:val=""/>
              <w:enabled/>
              <w:calcOnExit w:val="0"/>
              <w:textInput/>
            </w:ffData>
          </w:fldChar>
        </w:r>
        <w:r w:rsidR="00216662" w:rsidDel="00E76887">
          <w:rPr>
            <w:rFonts w:cs="Calibri"/>
          </w:rPr>
          <w:delInstrText xml:space="preserve"> FORMTEXT </w:delInstrText>
        </w:r>
        <w:r w:rsidR="00216662" w:rsidDel="00E76887">
          <w:rPr>
            <w:rFonts w:cs="Calibri"/>
          </w:rPr>
        </w:r>
        <w:r w:rsidR="00216662" w:rsidDel="00E76887">
          <w:rPr>
            <w:rFonts w:cs="Calibri"/>
          </w:rPr>
          <w:fldChar w:fldCharType="separate"/>
        </w:r>
        <w:r w:rsidR="00216662" w:rsidDel="00E76887">
          <w:rPr>
            <w:rFonts w:cs="Calibri"/>
            <w:noProof/>
          </w:rPr>
          <w:delText>I</w:delText>
        </w:r>
        <w:r w:rsidR="00216662" w:rsidDel="00E76887">
          <w:rPr>
            <w:rFonts w:cs="Calibri"/>
          </w:rPr>
          <w:fldChar w:fldCharType="end"/>
        </w:r>
      </w:del>
      <w:ins w:id="146" w:author="Bruno Bendavid [2]" w:date="2019-05-27T02:13:00Z">
        <w:r w:rsidR="00E74CAA">
          <w:rPr>
            <w:rFonts w:cs="Calibri"/>
          </w:rPr>
          <w:t>development activities.</w:t>
        </w:r>
      </w:ins>
    </w:p>
    <w:p w14:paraId="73764853" w14:textId="77777777" w:rsidR="00216662" w:rsidRDefault="00216662" w:rsidP="00216662">
      <w:pPr>
        <w:pStyle w:val="Heading2"/>
      </w:pPr>
      <w:r>
        <w:t xml:space="preserve">Please provide any additional comments specific to this section, if necessary:  </w:t>
      </w:r>
    </w:p>
    <w:p w14:paraId="1BC1974F" w14:textId="77777777" w:rsidR="00216662" w:rsidRDefault="00216662" w:rsidP="00216662">
      <w:pPr>
        <w:ind w:firstLine="576"/>
        <w:rPr>
          <w:rFonts w:cs="Calibri"/>
        </w:rPr>
      </w:pPr>
      <w:r>
        <w:rPr>
          <w:rFonts w:cs="Calibri"/>
        </w:rPr>
        <w:fldChar w:fldCharType="begin">
          <w:ffData>
            <w:name w:val=""/>
            <w:enabled/>
            <w:calcOnExit w:val="0"/>
            <w:textInput/>
          </w:ffData>
        </w:fldChar>
      </w:r>
      <w:r>
        <w:rPr>
          <w:rFonts w:cs="Calibri"/>
        </w:rPr>
        <w:instrText xml:space="preserve"> FORMTEXT </w:instrText>
      </w:r>
      <w:r>
        <w:rPr>
          <w:rFonts w:cs="Calibri"/>
        </w:rPr>
      </w:r>
      <w:r>
        <w:rPr>
          <w:rFonts w:cs="Calibri"/>
        </w:rPr>
        <w:fldChar w:fldCharType="separate"/>
      </w:r>
      <w:r>
        <w:rPr>
          <w:rFonts w:cs="Calibri"/>
        </w:rPr>
        <w:t> </w:t>
      </w:r>
      <w:r>
        <w:rPr>
          <w:rFonts w:cs="Calibri"/>
        </w:rPr>
        <w:t> </w:t>
      </w:r>
      <w:r>
        <w:rPr>
          <w:rFonts w:cs="Calibri"/>
        </w:rPr>
        <w:t> </w:t>
      </w:r>
      <w:r>
        <w:rPr>
          <w:rFonts w:cs="Calibri"/>
        </w:rPr>
        <w:t> </w:t>
      </w:r>
      <w:r>
        <w:rPr>
          <w:rFonts w:cs="Calibri"/>
        </w:rPr>
        <w:t> </w:t>
      </w:r>
      <w:r>
        <w:rPr>
          <w:rFonts w:cs="Calibri"/>
        </w:rPr>
        <w:fldChar w:fldCharType="end"/>
      </w:r>
    </w:p>
    <w:p w14:paraId="6CD66E9D" w14:textId="77777777" w:rsidR="00216662" w:rsidRDefault="00216662" w:rsidP="00216662"/>
    <w:p w14:paraId="795E70B9" w14:textId="77777777" w:rsidR="00216662" w:rsidRDefault="00216662" w:rsidP="00216662">
      <w:pPr>
        <w:rPr>
          <w:rFonts w:asciiTheme="majorHAnsi" w:eastAsiaTheme="majorEastAsia" w:hAnsiTheme="majorHAnsi" w:cstheme="majorBidi"/>
          <w:b/>
          <w:bCs/>
          <w:smallCaps/>
          <w:color w:val="000000" w:themeColor="text1"/>
          <w:sz w:val="36"/>
          <w:szCs w:val="36"/>
        </w:rPr>
      </w:pPr>
      <w:r>
        <w:br w:type="page"/>
      </w:r>
    </w:p>
    <w:p w14:paraId="3717546E" w14:textId="77777777" w:rsidR="00216662" w:rsidRDefault="00216662" w:rsidP="00216662">
      <w:pPr>
        <w:pStyle w:val="Heading1"/>
      </w:pPr>
      <w:r>
        <w:lastRenderedPageBreak/>
        <w:t>Data Security</w:t>
      </w:r>
    </w:p>
    <w:p w14:paraId="150ED71B" w14:textId="77777777" w:rsidR="00216662" w:rsidRDefault="00216662" w:rsidP="00216662">
      <w:pPr>
        <w:pStyle w:val="Heading2"/>
      </w:pPr>
      <w:r>
        <w:t xml:space="preserve">Describe the encryption systems used for data at rest and in motion, including versions, key lengths, ciphers and other details.  Please also indicate if you support </w:t>
      </w:r>
      <w:r w:rsidR="00A7519C">
        <w:t xml:space="preserve">MIHS </w:t>
      </w:r>
      <w:r>
        <w:t xml:space="preserve">encrypting all data in motion and at rest.  </w:t>
      </w:r>
    </w:p>
    <w:p w14:paraId="755EE3CC" w14:textId="3D3D5DA4" w:rsidR="00216662" w:rsidRDefault="00216662" w:rsidP="00074DE5">
      <w:pPr>
        <w:ind w:left="576"/>
        <w:rPr>
          <w:rFonts w:cs="Calibri"/>
        </w:rPr>
        <w:pPrChange w:id="147" w:author="Bruno Bendavid [2]" w:date="2019-05-27T02:15:00Z">
          <w:pPr/>
        </w:pPrChange>
      </w:pPr>
      <w:r>
        <w:rPr>
          <w:rFonts w:cs="Calibri"/>
        </w:rPr>
        <w:fldChar w:fldCharType="begin">
          <w:ffData>
            <w:name w:val=""/>
            <w:enabled/>
            <w:calcOnExit w:val="0"/>
            <w:textInput/>
          </w:ffData>
        </w:fldChar>
      </w:r>
      <w:r>
        <w:rPr>
          <w:rFonts w:cs="Calibri"/>
        </w:rPr>
        <w:instrText xml:space="preserve"> FORMTEXT </w:instrText>
      </w:r>
      <w:r>
        <w:rPr>
          <w:rFonts w:cs="Calibri"/>
        </w:rPr>
      </w:r>
      <w:r>
        <w:rPr>
          <w:rFonts w:cs="Calibri"/>
        </w:rPr>
        <w:fldChar w:fldCharType="separate"/>
      </w:r>
      <w:r>
        <w:rPr>
          <w:rFonts w:cs="Calibri"/>
        </w:rPr>
        <w:t> </w:t>
      </w:r>
      <w:ins w:id="148" w:author="Bruno Bendavid [2]" w:date="2019-05-27T02:14:00Z">
        <w:r w:rsidR="003403CF">
          <w:rPr>
            <w:rFonts w:cs="Calibri"/>
          </w:rPr>
          <w:t xml:space="preserve">Data in motion is always encrypted using customer supplied SSL certificates while data at rest in MS SQL </w:t>
        </w:r>
        <w:r w:rsidR="00074DE5">
          <w:rPr>
            <w:rFonts w:cs="Calibri"/>
          </w:rPr>
          <w:t xml:space="preserve">supports SQL TDE </w:t>
        </w:r>
      </w:ins>
      <w:ins w:id="149" w:author="Bruno Bendavid [2]" w:date="2019-05-27T02:15:00Z">
        <w:r w:rsidR="00074DE5">
          <w:rPr>
            <w:rFonts w:cs="Calibri"/>
          </w:rPr>
          <w:t xml:space="preserve">full database </w:t>
        </w:r>
      </w:ins>
      <w:ins w:id="150" w:author="Bruno Bendavid [2]" w:date="2019-05-27T02:14:00Z">
        <w:r w:rsidR="00074DE5">
          <w:rPr>
            <w:rFonts w:cs="Calibri"/>
          </w:rPr>
          <w:t>encryption</w:t>
        </w:r>
      </w:ins>
      <w:ins w:id="151" w:author="Bruno Bendavid [2]" w:date="2019-05-27T02:15:00Z">
        <w:r w:rsidR="00074DE5">
          <w:rPr>
            <w:rFonts w:cs="Calibri"/>
          </w:rPr>
          <w:t>.</w:t>
        </w:r>
      </w:ins>
      <w:r>
        <w:rPr>
          <w:rFonts w:cs="Calibri"/>
        </w:rPr>
        <w:t> </w:t>
      </w:r>
      <w:r>
        <w:rPr>
          <w:rFonts w:cs="Calibri"/>
        </w:rPr>
        <w:t> </w:t>
      </w:r>
      <w:r>
        <w:rPr>
          <w:rFonts w:cs="Calibri"/>
        </w:rPr>
        <w:t> </w:t>
      </w:r>
      <w:r>
        <w:rPr>
          <w:rFonts w:cs="Calibri"/>
        </w:rPr>
        <w:t> </w:t>
      </w:r>
      <w:r>
        <w:rPr>
          <w:rFonts w:cs="Calibri"/>
        </w:rPr>
        <w:fldChar w:fldCharType="end"/>
      </w:r>
    </w:p>
    <w:p w14:paraId="545603C4" w14:textId="77777777" w:rsidR="00216662" w:rsidRDefault="00216662" w:rsidP="00216662">
      <w:pPr>
        <w:pStyle w:val="Heading2"/>
      </w:pPr>
      <w:r>
        <w:t>Describe your key management practices.  For example, do you use Public Key Infrastructure (PKI) or other key management methodologies?  If using PKI, please name the PKI used.  If other key management methodologies are used, please describe.</w:t>
      </w:r>
    </w:p>
    <w:p w14:paraId="02DB5D62" w14:textId="7812F777" w:rsidR="00216662" w:rsidRDefault="00216662" w:rsidP="00DA5296">
      <w:pPr>
        <w:ind w:left="576"/>
        <w:rPr>
          <w:rFonts w:cs="Calibri"/>
        </w:rPr>
        <w:pPrChange w:id="152" w:author="Bruno Bendavid [2]" w:date="2019-05-27T02:16:00Z">
          <w:pPr>
            <w:ind w:firstLine="576"/>
          </w:pPr>
        </w:pPrChange>
      </w:pPr>
      <w:r>
        <w:rPr>
          <w:rFonts w:cs="Calibri"/>
        </w:rPr>
        <w:fldChar w:fldCharType="begin">
          <w:ffData>
            <w:name w:val=""/>
            <w:enabled/>
            <w:calcOnExit w:val="0"/>
            <w:textInput/>
          </w:ffData>
        </w:fldChar>
      </w:r>
      <w:r>
        <w:rPr>
          <w:rFonts w:cs="Calibri"/>
        </w:rPr>
        <w:instrText xml:space="preserve"> FORMTEXT </w:instrText>
      </w:r>
      <w:r>
        <w:rPr>
          <w:rFonts w:cs="Calibri"/>
        </w:rPr>
      </w:r>
      <w:r>
        <w:rPr>
          <w:rFonts w:cs="Calibri"/>
        </w:rPr>
        <w:fldChar w:fldCharType="separate"/>
      </w:r>
      <w:r>
        <w:rPr>
          <w:rFonts w:cs="Calibri"/>
        </w:rPr>
        <w:t> </w:t>
      </w:r>
      <w:ins w:id="153" w:author="Bruno Bendavid [2]" w:date="2019-05-27T02:16:00Z">
        <w:r w:rsidR="003E2D83">
          <w:rPr>
            <w:rFonts w:cs="Calibri"/>
          </w:rPr>
          <w:t>The PeriGen software is hosted on Windows 2012 R2 server</w:t>
        </w:r>
        <w:r w:rsidR="00DA5296">
          <w:rPr>
            <w:rFonts w:cs="Calibri"/>
          </w:rPr>
          <w:t xml:space="preserve"> and Windows 7 and 10 clients</w:t>
        </w:r>
      </w:ins>
      <w:ins w:id="154" w:author="Bruno Bendavid [2]" w:date="2019-05-27T02:17:00Z">
        <w:r w:rsidR="001519AF">
          <w:rPr>
            <w:rFonts w:cs="Calibri"/>
          </w:rPr>
          <w:t xml:space="preserve"> and relies on Microsoft </w:t>
        </w:r>
        <w:r w:rsidR="00B63468">
          <w:rPr>
            <w:rFonts w:cs="Calibri"/>
          </w:rPr>
          <w:t>PKI implement</w:t>
        </w:r>
      </w:ins>
      <w:ins w:id="155" w:author="Bruno Bendavid [2]" w:date="2019-05-27T02:18:00Z">
        <w:r w:rsidR="00B63468">
          <w:rPr>
            <w:rFonts w:cs="Calibri"/>
          </w:rPr>
          <w:t>ations. As such, any infrastructure/</w:t>
        </w:r>
        <w:r w:rsidR="00111400">
          <w:rPr>
            <w:rFonts w:cs="Calibri"/>
          </w:rPr>
          <w:t>configuration supported/mandated by the customer should be compatible with the PeriGen system re</w:t>
        </w:r>
      </w:ins>
      <w:ins w:id="156" w:author="Bruno Bendavid [2]" w:date="2019-05-27T02:19:00Z">
        <w:r w:rsidR="00111400">
          <w:rPr>
            <w:rFonts w:cs="Calibri"/>
          </w:rPr>
          <w:t>quirements.</w:t>
        </w:r>
      </w:ins>
      <w:ins w:id="157" w:author="Bruno Bendavid [2]" w:date="2019-05-27T02:16:00Z">
        <w:r w:rsidR="00DA5296">
          <w:rPr>
            <w:rFonts w:cs="Calibri"/>
          </w:rPr>
          <w:t xml:space="preserve"> </w:t>
        </w:r>
      </w:ins>
      <w:r>
        <w:rPr>
          <w:rFonts w:cs="Calibri"/>
        </w:rPr>
        <w:t> </w:t>
      </w:r>
      <w:r>
        <w:rPr>
          <w:rFonts w:cs="Calibri"/>
        </w:rPr>
        <w:t> </w:t>
      </w:r>
      <w:r>
        <w:rPr>
          <w:rFonts w:cs="Calibri"/>
        </w:rPr>
        <w:t> </w:t>
      </w:r>
      <w:r>
        <w:rPr>
          <w:rFonts w:cs="Calibri"/>
        </w:rPr>
        <w:t> </w:t>
      </w:r>
      <w:r>
        <w:rPr>
          <w:rFonts w:cs="Calibri"/>
        </w:rPr>
        <w:fldChar w:fldCharType="end"/>
      </w:r>
    </w:p>
    <w:p w14:paraId="349A30A6" w14:textId="77777777" w:rsidR="00216662" w:rsidRDefault="00216662" w:rsidP="00216662">
      <w:pPr>
        <w:pStyle w:val="Heading2"/>
      </w:pPr>
      <w:r>
        <w:t xml:space="preserve">Does the system send email messages? </w:t>
      </w:r>
    </w:p>
    <w:p w14:paraId="1A49250E" w14:textId="77777777" w:rsidR="00216662" w:rsidRDefault="00216662" w:rsidP="00216662">
      <w:pPr>
        <w:suppressLineNumbers/>
        <w:suppressAutoHyphens/>
        <w:ind w:left="576"/>
        <w:rPr>
          <w:rFonts w:cs="Calibri"/>
          <w:bCs/>
        </w:rPr>
      </w:pPr>
      <w:r>
        <w:rPr>
          <w:rFonts w:cs="Calibri"/>
          <w:bCs/>
        </w:rPr>
        <w:fldChar w:fldCharType="begin">
          <w:ffData>
            <w:name w:val="Check1"/>
            <w:enabled/>
            <w:calcOnExit w:val="0"/>
            <w:checkBox>
              <w:sizeAuto/>
              <w:default w:val="0"/>
            </w:checkBox>
          </w:ffData>
        </w:fldChar>
      </w:r>
      <w:r>
        <w:rPr>
          <w:rFonts w:cs="Calibri"/>
          <w:bCs/>
        </w:rPr>
        <w:instrText xml:space="preserve"> FORMCHECKBOX </w:instrText>
      </w:r>
      <w:r w:rsidR="00363B73">
        <w:rPr>
          <w:rFonts w:cs="Calibri"/>
          <w:bCs/>
        </w:rPr>
      </w:r>
      <w:r w:rsidR="00363B73">
        <w:rPr>
          <w:rFonts w:cs="Calibri"/>
          <w:bCs/>
        </w:rPr>
        <w:fldChar w:fldCharType="separate"/>
      </w:r>
      <w:r>
        <w:rPr>
          <w:rFonts w:cs="Calibri"/>
          <w:bCs/>
        </w:rPr>
        <w:fldChar w:fldCharType="end"/>
      </w:r>
      <w:r>
        <w:rPr>
          <w:rFonts w:cs="Calibri"/>
          <w:bCs/>
        </w:rPr>
        <w:t xml:space="preserve"> Yes </w:t>
      </w:r>
    </w:p>
    <w:p w14:paraId="031F3EEA" w14:textId="0B6FEF01" w:rsidR="00216662" w:rsidRDefault="00111400" w:rsidP="00216662">
      <w:pPr>
        <w:suppressLineNumbers/>
        <w:suppressAutoHyphens/>
        <w:ind w:left="576"/>
        <w:rPr>
          <w:rFonts w:cs="Calibri"/>
          <w:bCs/>
        </w:rPr>
      </w:pPr>
      <w:ins w:id="158" w:author="Bruno Bendavid [2]" w:date="2019-05-27T02:19:00Z">
        <w:r>
          <w:rPr>
            <w:rFonts w:cs="Calibri"/>
            <w:bCs/>
          </w:rPr>
          <w:fldChar w:fldCharType="begin">
            <w:ffData>
              <w:name w:val=""/>
              <w:enabled/>
              <w:calcOnExit w:val="0"/>
              <w:checkBox>
                <w:sizeAuto/>
                <w:default w:val="1"/>
              </w:checkBox>
            </w:ffData>
          </w:fldChar>
        </w:r>
        <w:r>
          <w:rPr>
            <w:rFonts w:cs="Calibri"/>
            <w:bCs/>
          </w:rPr>
          <w:instrText xml:space="preserve"> FORMCHECKBOX </w:instrText>
        </w:r>
        <w:r>
          <w:rPr>
            <w:rFonts w:cs="Calibri"/>
            <w:bCs/>
          </w:rPr>
        </w:r>
        <w:r>
          <w:rPr>
            <w:rFonts w:cs="Calibri"/>
            <w:bCs/>
          </w:rPr>
          <w:fldChar w:fldCharType="end"/>
        </w:r>
      </w:ins>
      <w:del w:id="159" w:author="Bruno Bendavid [2]" w:date="2019-05-27T02:19:00Z">
        <w:r w:rsidR="00216662" w:rsidDel="00111400">
          <w:rPr>
            <w:rFonts w:cs="Calibri"/>
            <w:bCs/>
          </w:rPr>
          <w:fldChar w:fldCharType="begin"/>
        </w:r>
        <w:r w:rsidR="00216662" w:rsidDel="00111400">
          <w:rPr>
            <w:rFonts w:cs="Calibri"/>
            <w:bCs/>
          </w:rPr>
          <w:delInstrText xml:space="preserve"> FORMCHECKBOX </w:delInstrText>
        </w:r>
        <w:r w:rsidR="00363B73" w:rsidDel="00111400">
          <w:rPr>
            <w:rFonts w:cs="Calibri"/>
            <w:bCs/>
          </w:rPr>
          <w:fldChar w:fldCharType="separate"/>
        </w:r>
        <w:r w:rsidR="00216662" w:rsidDel="00111400">
          <w:rPr>
            <w:rFonts w:cs="Calibri"/>
            <w:bCs/>
          </w:rPr>
          <w:fldChar w:fldCharType="end"/>
        </w:r>
      </w:del>
      <w:r w:rsidR="00216662">
        <w:rPr>
          <w:rFonts w:cs="Calibri"/>
          <w:bCs/>
        </w:rPr>
        <w:t xml:space="preserve"> No</w:t>
      </w:r>
    </w:p>
    <w:p w14:paraId="60BD4CA8" w14:textId="77777777" w:rsidR="00216662" w:rsidRDefault="00216662" w:rsidP="00216662">
      <w:pPr>
        <w:ind w:left="576"/>
        <w:rPr>
          <w:rFonts w:cs="Calibri"/>
        </w:rPr>
      </w:pPr>
      <w:r>
        <w:t>If “yes”, proceed with the following questions.  Otherwise, proceed to the next question.</w:t>
      </w:r>
    </w:p>
    <w:p w14:paraId="5932A4F8" w14:textId="77777777" w:rsidR="00216662" w:rsidRDefault="00216662" w:rsidP="00216662">
      <w:pPr>
        <w:pStyle w:val="Heading3"/>
      </w:pPr>
      <w:r>
        <w:t>What are the SMTP servers, or 3</w:t>
      </w:r>
      <w:r>
        <w:rPr>
          <w:vertAlign w:val="superscript"/>
        </w:rPr>
        <w:t>rd</w:t>
      </w:r>
      <w:r>
        <w:t xml:space="preserve"> party mail systems, used (</w:t>
      </w:r>
      <w:proofErr w:type="spellStart"/>
      <w:r>
        <w:t>ie</w:t>
      </w:r>
      <w:proofErr w:type="spellEnd"/>
      <w:r>
        <w:t>. MailChimp)?</w:t>
      </w:r>
    </w:p>
    <w:p w14:paraId="06EFAA12" w14:textId="77777777" w:rsidR="00216662" w:rsidRDefault="00216662" w:rsidP="00216662">
      <w:pPr>
        <w:ind w:left="720" w:firstLine="576"/>
      </w:pPr>
      <w:r>
        <w:rPr>
          <w:rFonts w:cs="Calibri"/>
        </w:rPr>
        <w:fldChar w:fldCharType="begin">
          <w:ffData>
            <w:name w:val=""/>
            <w:enabled/>
            <w:calcOnExit w:val="0"/>
            <w:textInput/>
          </w:ffData>
        </w:fldChar>
      </w:r>
      <w:r>
        <w:rPr>
          <w:rFonts w:cs="Calibri"/>
        </w:rPr>
        <w:instrText xml:space="preserve"> FORMTEXT </w:instrText>
      </w:r>
      <w:r>
        <w:rPr>
          <w:rFonts w:cs="Calibri"/>
        </w:rPr>
      </w:r>
      <w:r>
        <w:rPr>
          <w:rFonts w:cs="Calibri"/>
        </w:rPr>
        <w:fldChar w:fldCharType="separate"/>
      </w:r>
      <w:r>
        <w:rPr>
          <w:rFonts w:cs="Calibri"/>
        </w:rPr>
        <w:t> </w:t>
      </w:r>
      <w:r>
        <w:rPr>
          <w:rFonts w:cs="Calibri"/>
        </w:rPr>
        <w:t> </w:t>
      </w:r>
      <w:r>
        <w:rPr>
          <w:rFonts w:cs="Calibri"/>
        </w:rPr>
        <w:t> </w:t>
      </w:r>
      <w:r>
        <w:rPr>
          <w:rFonts w:cs="Calibri"/>
        </w:rPr>
        <w:t> </w:t>
      </w:r>
      <w:r>
        <w:rPr>
          <w:rFonts w:cs="Calibri"/>
        </w:rPr>
        <w:t> </w:t>
      </w:r>
      <w:r>
        <w:rPr>
          <w:rFonts w:cs="Calibri"/>
        </w:rPr>
        <w:fldChar w:fldCharType="end"/>
      </w:r>
    </w:p>
    <w:p w14:paraId="335C1E33" w14:textId="77777777" w:rsidR="00216662" w:rsidRDefault="00216662" w:rsidP="00216662">
      <w:pPr>
        <w:pStyle w:val="Heading3"/>
      </w:pPr>
      <w:r>
        <w:t>What is the estimated volume of email?</w:t>
      </w:r>
    </w:p>
    <w:p w14:paraId="6FFF6410" w14:textId="77777777" w:rsidR="00216662" w:rsidRDefault="00216662" w:rsidP="00216662">
      <w:pPr>
        <w:ind w:left="720" w:firstLine="576"/>
      </w:pPr>
      <w:r>
        <w:rPr>
          <w:rFonts w:cs="Calibri"/>
        </w:rPr>
        <w:fldChar w:fldCharType="begin">
          <w:ffData>
            <w:name w:val=""/>
            <w:enabled/>
            <w:calcOnExit w:val="0"/>
            <w:textInput/>
          </w:ffData>
        </w:fldChar>
      </w:r>
      <w:r>
        <w:rPr>
          <w:rFonts w:cs="Calibri"/>
        </w:rPr>
        <w:instrText xml:space="preserve"> FORMTEXT </w:instrText>
      </w:r>
      <w:r>
        <w:rPr>
          <w:rFonts w:cs="Calibri"/>
        </w:rPr>
      </w:r>
      <w:r>
        <w:rPr>
          <w:rFonts w:cs="Calibri"/>
        </w:rPr>
        <w:fldChar w:fldCharType="separate"/>
      </w:r>
      <w:r>
        <w:rPr>
          <w:rFonts w:cs="Calibri"/>
        </w:rPr>
        <w:t> </w:t>
      </w:r>
      <w:r>
        <w:rPr>
          <w:rFonts w:cs="Calibri"/>
        </w:rPr>
        <w:t> </w:t>
      </w:r>
      <w:r>
        <w:rPr>
          <w:rFonts w:cs="Calibri"/>
        </w:rPr>
        <w:t> </w:t>
      </w:r>
      <w:r>
        <w:rPr>
          <w:rFonts w:cs="Calibri"/>
        </w:rPr>
        <w:t> </w:t>
      </w:r>
      <w:r>
        <w:rPr>
          <w:rFonts w:cs="Calibri"/>
        </w:rPr>
        <w:t> </w:t>
      </w:r>
      <w:r>
        <w:rPr>
          <w:rFonts w:cs="Calibri"/>
        </w:rPr>
        <w:fldChar w:fldCharType="end"/>
      </w:r>
    </w:p>
    <w:p w14:paraId="33AEBC57" w14:textId="77777777" w:rsidR="00216662" w:rsidRDefault="00A7519C" w:rsidP="00841C97">
      <w:pPr>
        <w:pStyle w:val="Heading3"/>
        <w:ind w:left="720"/>
      </w:pPr>
      <w:r>
        <w:t>MIHS</w:t>
      </w:r>
      <w:r w:rsidR="00216662">
        <w:t xml:space="preserve"> does not allow their domains to be spoofed.  Will the </w:t>
      </w:r>
      <w:r w:rsidR="00841C97" w:rsidRPr="00841C97">
        <w:t>mihs.org</w:t>
      </w:r>
      <w:r w:rsidR="001F5654">
        <w:t xml:space="preserve"> </w:t>
      </w:r>
      <w:r w:rsidR="00216662">
        <w:t>domain be spoofed for any reason?</w:t>
      </w:r>
    </w:p>
    <w:p w14:paraId="517C1944" w14:textId="0C034BAA" w:rsidR="00216662" w:rsidRDefault="00216662" w:rsidP="00216662">
      <w:pPr>
        <w:ind w:left="720" w:firstLine="576"/>
      </w:pPr>
      <w:del w:id="160" w:author="Bruno Bendavid [2]" w:date="2019-05-27T02:19:00Z">
        <w:r w:rsidDel="007D4E3C">
          <w:rPr>
            <w:rFonts w:cs="Calibri"/>
          </w:rPr>
          <w:fldChar w:fldCharType="begin">
            <w:ffData>
              <w:name w:val=""/>
              <w:enabled/>
              <w:calcOnExit w:val="0"/>
              <w:textInput/>
            </w:ffData>
          </w:fldChar>
        </w:r>
        <w:r w:rsidDel="007D4E3C">
          <w:rPr>
            <w:rFonts w:cs="Calibri"/>
          </w:rPr>
          <w:delInstrText xml:space="preserve"> FORMTEXT </w:delInstrText>
        </w:r>
        <w:r w:rsidDel="007D4E3C">
          <w:rPr>
            <w:rFonts w:cs="Calibri"/>
          </w:rPr>
        </w:r>
        <w:r w:rsidDel="007D4E3C">
          <w:rPr>
            <w:rFonts w:cs="Calibri"/>
          </w:rPr>
          <w:fldChar w:fldCharType="separate"/>
        </w:r>
        <w:r w:rsidDel="007D4E3C">
          <w:rPr>
            <w:rFonts w:cs="Calibri"/>
          </w:rPr>
          <w:delText> </w:delText>
        </w:r>
        <w:r w:rsidDel="007D4E3C">
          <w:rPr>
            <w:rFonts w:cs="Calibri"/>
          </w:rPr>
          <w:delText> </w:delText>
        </w:r>
        <w:r w:rsidDel="007D4E3C">
          <w:rPr>
            <w:rFonts w:cs="Calibri"/>
          </w:rPr>
          <w:delText> </w:delText>
        </w:r>
        <w:r w:rsidDel="007D4E3C">
          <w:rPr>
            <w:rFonts w:cs="Calibri"/>
          </w:rPr>
          <w:delText> </w:delText>
        </w:r>
        <w:r w:rsidDel="007D4E3C">
          <w:rPr>
            <w:rFonts w:cs="Calibri"/>
          </w:rPr>
          <w:delText> </w:delText>
        </w:r>
        <w:r w:rsidDel="007D4E3C">
          <w:rPr>
            <w:rFonts w:cs="Calibri"/>
          </w:rPr>
          <w:fldChar w:fldCharType="end"/>
        </w:r>
      </w:del>
      <w:ins w:id="161" w:author="Bruno Bendavid [2]" w:date="2019-05-27T02:19:00Z">
        <w:r w:rsidR="007D4E3C">
          <w:rPr>
            <w:rFonts w:cs="Calibri"/>
          </w:rPr>
          <w:t>No</w:t>
        </w:r>
      </w:ins>
    </w:p>
    <w:p w14:paraId="20E2205E" w14:textId="77777777" w:rsidR="00216662" w:rsidRDefault="00216662" w:rsidP="00216662">
      <w:pPr>
        <w:pStyle w:val="Heading3"/>
      </w:pPr>
      <w:r>
        <w:t>Does the system support TLS connections?  If so, please provide supporting technical documentation.</w:t>
      </w:r>
    </w:p>
    <w:p w14:paraId="1E0087BF" w14:textId="156762DB" w:rsidR="00216662" w:rsidRDefault="00216662" w:rsidP="00216662">
      <w:pPr>
        <w:ind w:left="720" w:firstLine="576"/>
        <w:rPr>
          <w:rFonts w:cs="Calibri"/>
        </w:rPr>
      </w:pPr>
      <w:del w:id="162" w:author="Bruno Bendavid [2]" w:date="2019-05-27T02:19:00Z">
        <w:r w:rsidDel="007D4E3C">
          <w:rPr>
            <w:rFonts w:cs="Calibri"/>
          </w:rPr>
          <w:fldChar w:fldCharType="begin">
            <w:ffData>
              <w:name w:val=""/>
              <w:enabled/>
              <w:calcOnExit w:val="0"/>
              <w:textInput/>
            </w:ffData>
          </w:fldChar>
        </w:r>
        <w:r w:rsidDel="007D4E3C">
          <w:rPr>
            <w:rFonts w:cs="Calibri"/>
          </w:rPr>
          <w:delInstrText xml:space="preserve"> FORMTEXT </w:delInstrText>
        </w:r>
        <w:r w:rsidDel="007D4E3C">
          <w:rPr>
            <w:rFonts w:cs="Calibri"/>
          </w:rPr>
        </w:r>
        <w:r w:rsidDel="007D4E3C">
          <w:rPr>
            <w:rFonts w:cs="Calibri"/>
          </w:rPr>
          <w:fldChar w:fldCharType="separate"/>
        </w:r>
        <w:r w:rsidDel="007D4E3C">
          <w:rPr>
            <w:rFonts w:cs="Calibri"/>
          </w:rPr>
          <w:delText> </w:delText>
        </w:r>
        <w:r w:rsidDel="007D4E3C">
          <w:rPr>
            <w:rFonts w:cs="Calibri"/>
          </w:rPr>
          <w:delText> </w:delText>
        </w:r>
        <w:r w:rsidDel="007D4E3C">
          <w:rPr>
            <w:rFonts w:cs="Calibri"/>
          </w:rPr>
          <w:delText> </w:delText>
        </w:r>
        <w:r w:rsidDel="007D4E3C">
          <w:rPr>
            <w:rFonts w:cs="Calibri"/>
          </w:rPr>
          <w:delText> </w:delText>
        </w:r>
        <w:r w:rsidDel="007D4E3C">
          <w:rPr>
            <w:rFonts w:cs="Calibri"/>
          </w:rPr>
          <w:delText> </w:delText>
        </w:r>
        <w:r w:rsidDel="007D4E3C">
          <w:rPr>
            <w:rFonts w:cs="Calibri"/>
          </w:rPr>
          <w:fldChar w:fldCharType="end"/>
        </w:r>
      </w:del>
      <w:ins w:id="163" w:author="Bruno Bendavid [2]" w:date="2019-05-27T02:19:00Z">
        <w:r w:rsidR="007D4E3C">
          <w:rPr>
            <w:rFonts w:cs="Calibri"/>
          </w:rPr>
          <w:t>Yes, TLS 1.2 and above</w:t>
        </w:r>
        <w:r w:rsidR="003D06AB">
          <w:rPr>
            <w:rFonts w:cs="Calibri"/>
          </w:rPr>
          <w:t xml:space="preserve"> for all service endpoints.</w:t>
        </w:r>
      </w:ins>
    </w:p>
    <w:p w14:paraId="15647CD0" w14:textId="44E6DECF" w:rsidR="00216662" w:rsidRDefault="00216662" w:rsidP="00216662">
      <w:pPr>
        <w:pStyle w:val="Heading2"/>
      </w:pPr>
      <w:r>
        <w:t xml:space="preserve">If using hosted services in a shared or non-dedicated environment, describe how </w:t>
      </w:r>
      <w:r w:rsidR="001F5654">
        <w:t>MIHS</w:t>
      </w:r>
      <w:r>
        <w:t xml:space="preserve"> data is isolated from other customers’ data.</w:t>
      </w:r>
      <w:r>
        <w:br/>
      </w:r>
      <w:del w:id="164" w:author="Bruno Bendavid [2]" w:date="2019-05-27T02:20:00Z">
        <w:r w:rsidRPr="003D06AB" w:rsidDel="003D06AB">
          <w:rPr>
            <w:b w:val="0"/>
            <w:bCs w:val="0"/>
            <w:rPrChange w:id="165" w:author="Bruno Bendavid [2]" w:date="2019-05-27T02:20:00Z">
              <w:rPr/>
            </w:rPrChange>
          </w:rPr>
          <w:fldChar w:fldCharType="begin">
            <w:ffData>
              <w:name w:val=""/>
              <w:enabled/>
              <w:calcOnExit w:val="0"/>
              <w:textInput/>
            </w:ffData>
          </w:fldChar>
        </w:r>
        <w:r w:rsidRPr="003D06AB" w:rsidDel="003D06AB">
          <w:rPr>
            <w:b w:val="0"/>
            <w:bCs w:val="0"/>
            <w:rPrChange w:id="166" w:author="Bruno Bendavid [2]" w:date="2019-05-27T02:20:00Z">
              <w:rPr/>
            </w:rPrChange>
          </w:rPr>
          <w:delInstrText xml:space="preserve"> FORMTEXT </w:delInstrText>
        </w:r>
        <w:r w:rsidRPr="003D06AB" w:rsidDel="003D06AB">
          <w:rPr>
            <w:b w:val="0"/>
            <w:bCs w:val="0"/>
            <w:rPrChange w:id="167" w:author="Bruno Bendavid [2]" w:date="2019-05-27T02:20:00Z">
              <w:rPr/>
            </w:rPrChange>
          </w:rPr>
        </w:r>
        <w:r w:rsidRPr="003D06AB" w:rsidDel="003D06AB">
          <w:rPr>
            <w:b w:val="0"/>
            <w:bCs w:val="0"/>
            <w:rPrChange w:id="168" w:author="Bruno Bendavid [2]" w:date="2019-05-27T02:20:00Z">
              <w:rPr/>
            </w:rPrChange>
          </w:rPr>
          <w:fldChar w:fldCharType="separate"/>
        </w:r>
        <w:r w:rsidRPr="003D06AB" w:rsidDel="003D06AB">
          <w:rPr>
            <w:b w:val="0"/>
            <w:bCs w:val="0"/>
            <w:rPrChange w:id="169" w:author="Bruno Bendavid [2]" w:date="2019-05-27T02:20:00Z">
              <w:rPr/>
            </w:rPrChange>
          </w:rPr>
          <w:delText> </w:delText>
        </w:r>
        <w:r w:rsidRPr="003D06AB" w:rsidDel="003D06AB">
          <w:rPr>
            <w:b w:val="0"/>
            <w:bCs w:val="0"/>
            <w:rPrChange w:id="170" w:author="Bruno Bendavid [2]" w:date="2019-05-27T02:20:00Z">
              <w:rPr/>
            </w:rPrChange>
          </w:rPr>
          <w:delText> </w:delText>
        </w:r>
        <w:r w:rsidRPr="003D06AB" w:rsidDel="003D06AB">
          <w:rPr>
            <w:b w:val="0"/>
            <w:bCs w:val="0"/>
            <w:rPrChange w:id="171" w:author="Bruno Bendavid [2]" w:date="2019-05-27T02:20:00Z">
              <w:rPr/>
            </w:rPrChange>
          </w:rPr>
          <w:delText> </w:delText>
        </w:r>
        <w:r w:rsidRPr="003D06AB" w:rsidDel="003D06AB">
          <w:rPr>
            <w:b w:val="0"/>
            <w:bCs w:val="0"/>
            <w:rPrChange w:id="172" w:author="Bruno Bendavid [2]" w:date="2019-05-27T02:20:00Z">
              <w:rPr/>
            </w:rPrChange>
          </w:rPr>
          <w:delText> </w:delText>
        </w:r>
        <w:r w:rsidRPr="003D06AB" w:rsidDel="003D06AB">
          <w:rPr>
            <w:b w:val="0"/>
            <w:bCs w:val="0"/>
            <w:rPrChange w:id="173" w:author="Bruno Bendavid [2]" w:date="2019-05-27T02:20:00Z">
              <w:rPr/>
            </w:rPrChange>
          </w:rPr>
          <w:delText> </w:delText>
        </w:r>
        <w:r w:rsidRPr="003D06AB" w:rsidDel="003D06AB">
          <w:rPr>
            <w:b w:val="0"/>
            <w:bCs w:val="0"/>
            <w:rPrChange w:id="174" w:author="Bruno Bendavid [2]" w:date="2019-05-27T02:20:00Z">
              <w:rPr/>
            </w:rPrChange>
          </w:rPr>
          <w:fldChar w:fldCharType="end"/>
        </w:r>
      </w:del>
      <w:ins w:id="175" w:author="Bruno Bendavid [2]" w:date="2019-05-27T02:20:00Z">
        <w:r w:rsidR="003D06AB" w:rsidRPr="003D06AB">
          <w:rPr>
            <w:b w:val="0"/>
            <w:bCs w:val="0"/>
            <w:rPrChange w:id="176" w:author="Bruno Bendavid [2]" w:date="2019-05-27T02:20:00Z">
              <w:rPr/>
            </w:rPrChange>
          </w:rPr>
          <w:t>NA. All servers are to be hosted at MIHS.</w:t>
        </w:r>
      </w:ins>
    </w:p>
    <w:p w14:paraId="4B14E38C" w14:textId="77777777" w:rsidR="00216662" w:rsidRDefault="00216662" w:rsidP="00216662">
      <w:pPr>
        <w:pStyle w:val="Heading2"/>
      </w:pPr>
      <w:r>
        <w:t xml:space="preserve">Please provide any additional comments specific to this section, if necessary:   </w:t>
      </w:r>
    </w:p>
    <w:p w14:paraId="7B6A3D3C" w14:textId="77777777" w:rsidR="00216662" w:rsidRDefault="00216662" w:rsidP="00216662">
      <w:pPr>
        <w:ind w:firstLine="576"/>
        <w:rPr>
          <w:rFonts w:cs="Calibri"/>
        </w:rPr>
      </w:pPr>
      <w:r>
        <w:rPr>
          <w:rFonts w:cs="Calibri"/>
        </w:rPr>
        <w:fldChar w:fldCharType="begin">
          <w:ffData>
            <w:name w:val=""/>
            <w:enabled/>
            <w:calcOnExit w:val="0"/>
            <w:textInput/>
          </w:ffData>
        </w:fldChar>
      </w:r>
      <w:r>
        <w:rPr>
          <w:rFonts w:cs="Calibri"/>
        </w:rPr>
        <w:instrText xml:space="preserve"> FORMTEXT </w:instrText>
      </w:r>
      <w:r>
        <w:rPr>
          <w:rFonts w:cs="Calibri"/>
        </w:rPr>
      </w:r>
      <w:r>
        <w:rPr>
          <w:rFonts w:cs="Calibri"/>
        </w:rPr>
        <w:fldChar w:fldCharType="separate"/>
      </w:r>
      <w:r>
        <w:rPr>
          <w:rFonts w:cs="Calibri"/>
        </w:rPr>
        <w:t> </w:t>
      </w:r>
      <w:r>
        <w:rPr>
          <w:rFonts w:cs="Calibri"/>
        </w:rPr>
        <w:t> </w:t>
      </w:r>
      <w:r>
        <w:rPr>
          <w:rFonts w:cs="Calibri"/>
        </w:rPr>
        <w:t> </w:t>
      </w:r>
      <w:r>
        <w:rPr>
          <w:rFonts w:cs="Calibri"/>
        </w:rPr>
        <w:t> </w:t>
      </w:r>
      <w:r>
        <w:rPr>
          <w:rFonts w:cs="Calibri"/>
        </w:rPr>
        <w:t> </w:t>
      </w:r>
      <w:r>
        <w:rPr>
          <w:rFonts w:cs="Calibri"/>
        </w:rPr>
        <w:fldChar w:fldCharType="end"/>
      </w:r>
      <w:r>
        <w:rPr>
          <w:rFonts w:cs="Calibri"/>
        </w:rPr>
        <w:br w:type="page"/>
      </w:r>
    </w:p>
    <w:p w14:paraId="35BC1CA9" w14:textId="77777777" w:rsidR="00216662" w:rsidRDefault="00216662" w:rsidP="00216662">
      <w:pPr>
        <w:pStyle w:val="Heading1"/>
      </w:pPr>
      <w:r>
        <w:lastRenderedPageBreak/>
        <w:t>Audit and Activity Logging</w:t>
      </w:r>
    </w:p>
    <w:p w14:paraId="0CA44E99" w14:textId="77777777" w:rsidR="00216662" w:rsidRDefault="00216662" w:rsidP="00216662">
      <w:pPr>
        <w:pStyle w:val="Heading2"/>
      </w:pPr>
      <w:r>
        <w:t>Does the system provide system level logging including access, failed access, account creation, modification and deletion, and system configuration changes?</w:t>
      </w:r>
    </w:p>
    <w:p w14:paraId="1667F6D6" w14:textId="4C25E934" w:rsidR="00216662" w:rsidRDefault="00FC0A39" w:rsidP="00216662">
      <w:pPr>
        <w:ind w:left="576"/>
        <w:rPr>
          <w:rFonts w:cs="Calibri"/>
        </w:rPr>
      </w:pPr>
      <w:ins w:id="177" w:author="Bruno Bendavid [2]" w:date="2019-05-27T10:53:00Z">
        <w:r>
          <w:rPr>
            <w:rFonts w:cs="Calibri"/>
          </w:rPr>
          <w:fldChar w:fldCharType="begin">
            <w:ffData>
              <w:name w:val=""/>
              <w:enabled/>
              <w:calcOnExit w:val="0"/>
              <w:checkBox>
                <w:sizeAuto/>
                <w:default w:val="1"/>
              </w:checkBox>
            </w:ffData>
          </w:fldChar>
        </w:r>
        <w:r>
          <w:rPr>
            <w:rFonts w:cs="Calibri"/>
          </w:rPr>
          <w:instrText xml:space="preserve"> FORMCHECKBOX </w:instrText>
        </w:r>
        <w:r>
          <w:rPr>
            <w:rFonts w:cs="Calibri"/>
          </w:rPr>
        </w:r>
        <w:r>
          <w:rPr>
            <w:rFonts w:cs="Calibri"/>
          </w:rPr>
          <w:fldChar w:fldCharType="end"/>
        </w:r>
      </w:ins>
      <w:del w:id="178" w:author="Bruno Bendavid [2]" w:date="2019-05-27T10:53:00Z">
        <w:r w:rsidR="00216662" w:rsidDel="00FC0A39">
          <w:rPr>
            <w:rFonts w:cs="Calibri"/>
          </w:rPr>
          <w:fldChar w:fldCharType="begin"/>
        </w:r>
        <w:r w:rsidR="00216662" w:rsidDel="00FC0A39">
          <w:rPr>
            <w:rFonts w:cs="Calibri"/>
          </w:rPr>
          <w:delInstrText xml:space="preserve"> FORMCHECKBOX </w:delInstrText>
        </w:r>
        <w:r w:rsidR="00363B73" w:rsidDel="00FC0A39">
          <w:rPr>
            <w:rFonts w:cs="Calibri"/>
          </w:rPr>
          <w:fldChar w:fldCharType="separate"/>
        </w:r>
        <w:r w:rsidR="00216662" w:rsidDel="00FC0A39">
          <w:rPr>
            <w:rFonts w:cs="Calibri"/>
          </w:rPr>
          <w:fldChar w:fldCharType="end"/>
        </w:r>
      </w:del>
      <w:r w:rsidR="00216662">
        <w:rPr>
          <w:rFonts w:cs="Calibri"/>
        </w:rPr>
        <w:t xml:space="preserve"> Yes</w:t>
      </w:r>
    </w:p>
    <w:p w14:paraId="2D752C83" w14:textId="77777777" w:rsidR="00216662" w:rsidRDefault="00216662" w:rsidP="00216662">
      <w:pPr>
        <w:ind w:left="576"/>
        <w:rPr>
          <w:rFonts w:cs="Calibri"/>
        </w:rPr>
      </w:pPr>
      <w:r>
        <w:rPr>
          <w:rFonts w:cs="Calibri"/>
        </w:rPr>
        <w:fldChar w:fldCharType="begin">
          <w:ffData>
            <w:name w:val="Check1"/>
            <w:enabled/>
            <w:calcOnExit w:val="0"/>
            <w:checkBox>
              <w:sizeAuto/>
              <w:default w:val="0"/>
            </w:checkBox>
          </w:ffData>
        </w:fldChar>
      </w:r>
      <w:r>
        <w:rPr>
          <w:rFonts w:cs="Calibri"/>
        </w:rPr>
        <w:instrText xml:space="preserve"> FORMCHECKBOX </w:instrText>
      </w:r>
      <w:r w:rsidR="00363B73">
        <w:rPr>
          <w:rFonts w:cs="Calibri"/>
        </w:rPr>
      </w:r>
      <w:r w:rsidR="00363B73">
        <w:rPr>
          <w:rFonts w:cs="Calibri"/>
        </w:rPr>
        <w:fldChar w:fldCharType="separate"/>
      </w:r>
      <w:r>
        <w:rPr>
          <w:rFonts w:cs="Calibri"/>
        </w:rPr>
        <w:fldChar w:fldCharType="end"/>
      </w:r>
      <w:r>
        <w:rPr>
          <w:rFonts w:cs="Calibri"/>
        </w:rPr>
        <w:t xml:space="preserve"> No</w:t>
      </w:r>
    </w:p>
    <w:p w14:paraId="03395CFC" w14:textId="77777777" w:rsidR="00216662" w:rsidRDefault="00216662" w:rsidP="00216662">
      <w:pPr>
        <w:ind w:firstLine="576"/>
        <w:rPr>
          <w:rFonts w:cs="Calibri"/>
        </w:rPr>
      </w:pPr>
      <w:r>
        <w:rPr>
          <w:rFonts w:cs="Calibri"/>
        </w:rPr>
        <w:t xml:space="preserve">If “Yes”, is this logging available to </w:t>
      </w:r>
      <w:r w:rsidR="006B78E2">
        <w:rPr>
          <w:rFonts w:cs="Calibri"/>
        </w:rPr>
        <w:t>MIHS</w:t>
      </w:r>
      <w:r>
        <w:rPr>
          <w:rFonts w:cs="Calibri"/>
        </w:rPr>
        <w:t>?</w:t>
      </w:r>
    </w:p>
    <w:p w14:paraId="4AB0D649" w14:textId="33914708" w:rsidR="00216662" w:rsidRDefault="00216662" w:rsidP="00216662">
      <w:pPr>
        <w:ind w:firstLine="576"/>
      </w:pPr>
      <w:del w:id="179" w:author="Bruno Bendavid [2]" w:date="2019-05-27T10:53:00Z">
        <w:r w:rsidDel="00A94439">
          <w:rPr>
            <w:rFonts w:cs="Calibri"/>
          </w:rPr>
          <w:fldChar w:fldCharType="begin">
            <w:ffData>
              <w:name w:val=""/>
              <w:enabled/>
              <w:calcOnExit w:val="0"/>
              <w:textInput/>
            </w:ffData>
          </w:fldChar>
        </w:r>
        <w:r w:rsidDel="00A94439">
          <w:rPr>
            <w:rFonts w:cs="Calibri"/>
          </w:rPr>
          <w:delInstrText xml:space="preserve"> FORMTEXT </w:delInstrText>
        </w:r>
        <w:r w:rsidDel="00A94439">
          <w:rPr>
            <w:rFonts w:cs="Calibri"/>
          </w:rPr>
        </w:r>
        <w:r w:rsidDel="00A94439">
          <w:rPr>
            <w:rFonts w:cs="Calibri"/>
          </w:rPr>
          <w:fldChar w:fldCharType="separate"/>
        </w:r>
        <w:r w:rsidDel="00A94439">
          <w:rPr>
            <w:rFonts w:cs="Calibri"/>
          </w:rPr>
          <w:delText> </w:delText>
        </w:r>
        <w:r w:rsidDel="00A94439">
          <w:rPr>
            <w:rFonts w:cs="Calibri"/>
          </w:rPr>
          <w:delText> </w:delText>
        </w:r>
        <w:r w:rsidDel="00A94439">
          <w:rPr>
            <w:rFonts w:cs="Calibri"/>
          </w:rPr>
          <w:delText> </w:delText>
        </w:r>
        <w:r w:rsidDel="00A94439">
          <w:rPr>
            <w:rFonts w:cs="Calibri"/>
          </w:rPr>
          <w:delText> </w:delText>
        </w:r>
        <w:r w:rsidDel="00A94439">
          <w:rPr>
            <w:rFonts w:cs="Calibri"/>
          </w:rPr>
          <w:delText> </w:delText>
        </w:r>
        <w:r w:rsidDel="00A94439">
          <w:rPr>
            <w:rFonts w:cs="Calibri"/>
          </w:rPr>
          <w:fldChar w:fldCharType="end"/>
        </w:r>
      </w:del>
      <w:ins w:id="180" w:author="Bruno Bendavid [2]" w:date="2019-05-27T10:53:00Z">
        <w:r w:rsidR="00A94439">
          <w:rPr>
            <w:rFonts w:cs="Calibri"/>
          </w:rPr>
          <w:t>Yes</w:t>
        </w:r>
      </w:ins>
    </w:p>
    <w:p w14:paraId="7D1984D6" w14:textId="77777777" w:rsidR="00216662" w:rsidRDefault="00216662" w:rsidP="00216662">
      <w:pPr>
        <w:pStyle w:val="Heading2"/>
      </w:pPr>
      <w:r>
        <w:t>If PHI is processed, stored or transferred, will logging be conducting in accordance with HIPAA regulations?</w:t>
      </w:r>
    </w:p>
    <w:p w14:paraId="570A002D" w14:textId="000A78E0" w:rsidR="00216662" w:rsidRDefault="00A94439" w:rsidP="00216662">
      <w:pPr>
        <w:ind w:left="576"/>
        <w:rPr>
          <w:rFonts w:cs="Calibri"/>
        </w:rPr>
      </w:pPr>
      <w:ins w:id="181" w:author="Bruno Bendavid [2]" w:date="2019-05-27T10:54:00Z">
        <w:r>
          <w:rPr>
            <w:rFonts w:cs="Calibri"/>
          </w:rPr>
          <w:fldChar w:fldCharType="begin">
            <w:ffData>
              <w:name w:val=""/>
              <w:enabled/>
              <w:calcOnExit w:val="0"/>
              <w:checkBox>
                <w:sizeAuto/>
                <w:default w:val="1"/>
              </w:checkBox>
            </w:ffData>
          </w:fldChar>
        </w:r>
        <w:r>
          <w:rPr>
            <w:rFonts w:cs="Calibri"/>
          </w:rPr>
          <w:instrText xml:space="preserve"> FORMCHECKBOX </w:instrText>
        </w:r>
        <w:r>
          <w:rPr>
            <w:rFonts w:cs="Calibri"/>
          </w:rPr>
        </w:r>
        <w:r>
          <w:rPr>
            <w:rFonts w:cs="Calibri"/>
          </w:rPr>
          <w:fldChar w:fldCharType="end"/>
        </w:r>
      </w:ins>
      <w:del w:id="182" w:author="Bruno Bendavid [2]" w:date="2019-05-27T10:54:00Z">
        <w:r w:rsidR="00216662" w:rsidDel="00A94439">
          <w:rPr>
            <w:rFonts w:cs="Calibri"/>
          </w:rPr>
          <w:fldChar w:fldCharType="begin"/>
        </w:r>
        <w:r w:rsidR="00216662" w:rsidDel="00A94439">
          <w:rPr>
            <w:rFonts w:cs="Calibri"/>
          </w:rPr>
          <w:delInstrText xml:space="preserve"> FORMCHECKBOX </w:delInstrText>
        </w:r>
        <w:r w:rsidR="00363B73" w:rsidDel="00A94439">
          <w:rPr>
            <w:rFonts w:cs="Calibri"/>
          </w:rPr>
          <w:fldChar w:fldCharType="separate"/>
        </w:r>
        <w:r w:rsidR="00216662" w:rsidDel="00A94439">
          <w:rPr>
            <w:rFonts w:cs="Calibri"/>
          </w:rPr>
          <w:fldChar w:fldCharType="end"/>
        </w:r>
      </w:del>
      <w:r w:rsidR="00216662">
        <w:rPr>
          <w:rFonts w:cs="Calibri"/>
        </w:rPr>
        <w:t xml:space="preserve"> Yes</w:t>
      </w:r>
    </w:p>
    <w:p w14:paraId="35B590B2" w14:textId="77777777" w:rsidR="00216662" w:rsidRDefault="00216662" w:rsidP="00216662">
      <w:pPr>
        <w:ind w:left="576"/>
        <w:rPr>
          <w:rFonts w:cs="Calibri"/>
        </w:rPr>
      </w:pPr>
      <w:r>
        <w:rPr>
          <w:rFonts w:cs="Calibri"/>
        </w:rPr>
        <w:fldChar w:fldCharType="begin">
          <w:ffData>
            <w:name w:val="Check1"/>
            <w:enabled/>
            <w:calcOnExit w:val="0"/>
            <w:checkBox>
              <w:sizeAuto/>
              <w:default w:val="0"/>
              <w:checked w:val="0"/>
            </w:checkBox>
          </w:ffData>
        </w:fldChar>
      </w:r>
      <w:r>
        <w:rPr>
          <w:rFonts w:cs="Calibri"/>
        </w:rPr>
        <w:instrText xml:space="preserve"> FORMCHECKBOX </w:instrText>
      </w:r>
      <w:r w:rsidR="00363B73">
        <w:rPr>
          <w:rFonts w:cs="Calibri"/>
        </w:rPr>
      </w:r>
      <w:r w:rsidR="00363B73">
        <w:rPr>
          <w:rFonts w:cs="Calibri"/>
        </w:rPr>
        <w:fldChar w:fldCharType="separate"/>
      </w:r>
      <w:r>
        <w:rPr>
          <w:rFonts w:cs="Calibri"/>
        </w:rPr>
        <w:fldChar w:fldCharType="end"/>
      </w:r>
      <w:r>
        <w:rPr>
          <w:rFonts w:cs="Calibri"/>
        </w:rPr>
        <w:t xml:space="preserve"> No</w:t>
      </w:r>
    </w:p>
    <w:p w14:paraId="117CC80C" w14:textId="77777777" w:rsidR="00216662" w:rsidRDefault="00216662" w:rsidP="00216662">
      <w:pPr>
        <w:ind w:firstLine="576"/>
        <w:rPr>
          <w:rFonts w:cs="Calibri"/>
        </w:rPr>
      </w:pPr>
      <w:r>
        <w:rPr>
          <w:rFonts w:cs="Calibri"/>
        </w:rPr>
        <w:t>If “No”, please explain.</w:t>
      </w:r>
    </w:p>
    <w:p w14:paraId="7B131D7E" w14:textId="77777777" w:rsidR="00216662" w:rsidRDefault="00216662" w:rsidP="00216662">
      <w:pPr>
        <w:ind w:firstLine="576"/>
      </w:pPr>
      <w:r>
        <w:rPr>
          <w:rFonts w:cs="Calibri"/>
        </w:rPr>
        <w:fldChar w:fldCharType="begin">
          <w:ffData>
            <w:name w:val=""/>
            <w:enabled/>
            <w:calcOnExit w:val="0"/>
            <w:textInput/>
          </w:ffData>
        </w:fldChar>
      </w:r>
      <w:r>
        <w:rPr>
          <w:rFonts w:cs="Calibri"/>
        </w:rPr>
        <w:instrText xml:space="preserve"> FORMTEXT </w:instrText>
      </w:r>
      <w:r>
        <w:rPr>
          <w:rFonts w:cs="Calibri"/>
        </w:rPr>
      </w:r>
      <w:r>
        <w:rPr>
          <w:rFonts w:cs="Calibri"/>
        </w:rPr>
        <w:fldChar w:fldCharType="separate"/>
      </w:r>
      <w:r>
        <w:rPr>
          <w:rFonts w:cs="Calibri"/>
          <w:noProof/>
        </w:rPr>
        <w:t> </w:t>
      </w:r>
      <w:r>
        <w:rPr>
          <w:rFonts w:cs="Calibri"/>
          <w:noProof/>
        </w:rPr>
        <w:t> </w:t>
      </w:r>
      <w:r>
        <w:rPr>
          <w:rFonts w:cs="Calibri"/>
          <w:noProof/>
        </w:rPr>
        <w:t> </w:t>
      </w:r>
      <w:r>
        <w:rPr>
          <w:rFonts w:cs="Calibri"/>
          <w:noProof/>
        </w:rPr>
        <w:t> </w:t>
      </w:r>
      <w:r>
        <w:rPr>
          <w:rFonts w:cs="Calibri"/>
          <w:noProof/>
        </w:rPr>
        <w:t> </w:t>
      </w:r>
      <w:r>
        <w:rPr>
          <w:rFonts w:cs="Calibri"/>
        </w:rPr>
        <w:fldChar w:fldCharType="end"/>
      </w:r>
    </w:p>
    <w:p w14:paraId="275F6043" w14:textId="77777777" w:rsidR="00216662" w:rsidRDefault="00216662" w:rsidP="00216662">
      <w:pPr>
        <w:pStyle w:val="Heading2"/>
      </w:pPr>
      <w:r>
        <w:t>Can the logs collected be forwarded to a SIEM or central logging system?</w:t>
      </w:r>
    </w:p>
    <w:p w14:paraId="10FCBCFD" w14:textId="576CA3C3" w:rsidR="00216662" w:rsidRDefault="004C32FA" w:rsidP="00216662">
      <w:pPr>
        <w:ind w:left="576"/>
        <w:rPr>
          <w:rFonts w:cs="Calibri"/>
        </w:rPr>
      </w:pPr>
      <w:ins w:id="183" w:author="Bruno Bendavid [2]" w:date="2019-05-27T11:02:00Z">
        <w:r>
          <w:rPr>
            <w:rFonts w:cs="Calibri"/>
          </w:rPr>
          <w:fldChar w:fldCharType="begin">
            <w:ffData>
              <w:name w:val=""/>
              <w:enabled/>
              <w:calcOnExit w:val="0"/>
              <w:checkBox>
                <w:sizeAuto/>
                <w:default w:val="0"/>
              </w:checkBox>
            </w:ffData>
          </w:fldChar>
        </w:r>
        <w:r>
          <w:rPr>
            <w:rFonts w:cs="Calibri"/>
          </w:rPr>
          <w:instrText xml:space="preserve"> FORMCHECKBOX </w:instrText>
        </w:r>
        <w:r>
          <w:rPr>
            <w:rFonts w:cs="Calibri"/>
          </w:rPr>
        </w:r>
        <w:r>
          <w:rPr>
            <w:rFonts w:cs="Calibri"/>
          </w:rPr>
          <w:fldChar w:fldCharType="end"/>
        </w:r>
      </w:ins>
      <w:del w:id="184" w:author="Bruno Bendavid [2]" w:date="2019-05-27T10:54:00Z">
        <w:r w:rsidR="00216662" w:rsidDel="00283708">
          <w:rPr>
            <w:rFonts w:cs="Calibri"/>
          </w:rPr>
          <w:fldChar w:fldCharType="begin"/>
        </w:r>
        <w:r w:rsidR="00216662" w:rsidDel="00283708">
          <w:rPr>
            <w:rFonts w:cs="Calibri"/>
          </w:rPr>
          <w:delInstrText xml:space="preserve"> FORMCHECKBOX </w:delInstrText>
        </w:r>
        <w:r w:rsidR="00363B73" w:rsidDel="00283708">
          <w:rPr>
            <w:rFonts w:cs="Calibri"/>
          </w:rPr>
          <w:fldChar w:fldCharType="separate"/>
        </w:r>
        <w:r w:rsidR="00216662" w:rsidDel="00283708">
          <w:rPr>
            <w:rFonts w:cs="Calibri"/>
          </w:rPr>
          <w:fldChar w:fldCharType="end"/>
        </w:r>
      </w:del>
      <w:r w:rsidR="00216662">
        <w:rPr>
          <w:rFonts w:cs="Calibri"/>
        </w:rPr>
        <w:t xml:space="preserve"> Yes</w:t>
      </w:r>
    </w:p>
    <w:p w14:paraId="4AEAF6CC" w14:textId="43684D87" w:rsidR="00216662" w:rsidRDefault="004C32FA" w:rsidP="00216662">
      <w:pPr>
        <w:ind w:left="576"/>
        <w:rPr>
          <w:rFonts w:cs="Calibri"/>
        </w:rPr>
      </w:pPr>
      <w:ins w:id="185" w:author="Bruno Bendavid [2]" w:date="2019-05-27T11:02:00Z">
        <w:r>
          <w:rPr>
            <w:rFonts w:cs="Calibri"/>
          </w:rPr>
          <w:fldChar w:fldCharType="begin">
            <w:ffData>
              <w:name w:val=""/>
              <w:enabled/>
              <w:calcOnExit w:val="0"/>
              <w:checkBox>
                <w:sizeAuto/>
                <w:default w:val="1"/>
              </w:checkBox>
            </w:ffData>
          </w:fldChar>
        </w:r>
        <w:r>
          <w:rPr>
            <w:rFonts w:cs="Calibri"/>
          </w:rPr>
          <w:instrText xml:space="preserve"> FORMCHECKBOX </w:instrText>
        </w:r>
        <w:r>
          <w:rPr>
            <w:rFonts w:cs="Calibri"/>
          </w:rPr>
        </w:r>
        <w:r>
          <w:rPr>
            <w:rFonts w:cs="Calibri"/>
          </w:rPr>
          <w:fldChar w:fldCharType="end"/>
        </w:r>
      </w:ins>
      <w:del w:id="186" w:author="Bruno Bendavid [2]" w:date="2019-05-27T11:02:00Z">
        <w:r w:rsidR="00216662" w:rsidDel="004C32FA">
          <w:rPr>
            <w:rFonts w:cs="Calibri"/>
          </w:rPr>
          <w:fldChar w:fldCharType="begin"/>
        </w:r>
        <w:r w:rsidR="00216662" w:rsidDel="004C32FA">
          <w:rPr>
            <w:rFonts w:cs="Calibri"/>
          </w:rPr>
          <w:delInstrText xml:space="preserve"> FORMCHECKBOX </w:delInstrText>
        </w:r>
        <w:r w:rsidR="00363B73" w:rsidDel="004C32FA">
          <w:rPr>
            <w:rFonts w:cs="Calibri"/>
          </w:rPr>
          <w:fldChar w:fldCharType="separate"/>
        </w:r>
        <w:r w:rsidR="00216662" w:rsidDel="004C32FA">
          <w:rPr>
            <w:rFonts w:cs="Calibri"/>
          </w:rPr>
          <w:fldChar w:fldCharType="end"/>
        </w:r>
      </w:del>
      <w:r w:rsidR="00216662">
        <w:rPr>
          <w:rFonts w:cs="Calibri"/>
        </w:rPr>
        <w:t xml:space="preserve"> No</w:t>
      </w:r>
    </w:p>
    <w:p w14:paraId="330AD57D" w14:textId="77777777" w:rsidR="00216662" w:rsidRDefault="00216662" w:rsidP="00216662">
      <w:pPr>
        <w:pStyle w:val="Heading2"/>
      </w:pPr>
      <w:r>
        <w:t xml:space="preserve">Please provide any additional comments specific to this section, if necessary:  </w:t>
      </w:r>
    </w:p>
    <w:p w14:paraId="41ACED09" w14:textId="062D59C1" w:rsidR="00216662" w:rsidRDefault="00216662" w:rsidP="009F747F">
      <w:pPr>
        <w:ind w:left="576"/>
        <w:rPr>
          <w:rFonts w:cs="Calibri"/>
        </w:rPr>
        <w:pPrChange w:id="187" w:author="Bruno Bendavid [2]" w:date="2019-05-27T11:01:00Z">
          <w:pPr>
            <w:ind w:firstLine="576"/>
          </w:pPr>
        </w:pPrChange>
      </w:pPr>
      <w:del w:id="188" w:author="Bruno Bendavid [2]" w:date="2019-05-27T10:54:00Z">
        <w:r w:rsidDel="00283708">
          <w:rPr>
            <w:rFonts w:cs="Calibri"/>
          </w:rPr>
          <w:fldChar w:fldCharType="begin">
            <w:ffData>
              <w:name w:val=""/>
              <w:enabled/>
              <w:calcOnExit w:val="0"/>
              <w:textInput/>
            </w:ffData>
          </w:fldChar>
        </w:r>
        <w:r w:rsidDel="00283708">
          <w:rPr>
            <w:rFonts w:cs="Calibri"/>
          </w:rPr>
          <w:delInstrText xml:space="preserve"> FORMTEXT </w:delInstrText>
        </w:r>
        <w:r w:rsidDel="00283708">
          <w:rPr>
            <w:rFonts w:cs="Calibri"/>
          </w:rPr>
        </w:r>
        <w:r w:rsidDel="00283708">
          <w:rPr>
            <w:rFonts w:cs="Calibri"/>
          </w:rPr>
          <w:fldChar w:fldCharType="separate"/>
        </w:r>
        <w:r w:rsidDel="00283708">
          <w:rPr>
            <w:rFonts w:cs="Calibri"/>
          </w:rPr>
          <w:delText> </w:delText>
        </w:r>
        <w:r w:rsidDel="00283708">
          <w:rPr>
            <w:rFonts w:cs="Calibri"/>
          </w:rPr>
          <w:delText> </w:delText>
        </w:r>
        <w:r w:rsidDel="00283708">
          <w:rPr>
            <w:rFonts w:cs="Calibri"/>
          </w:rPr>
          <w:delText> </w:delText>
        </w:r>
        <w:r w:rsidDel="00283708">
          <w:rPr>
            <w:rFonts w:cs="Calibri"/>
          </w:rPr>
          <w:delText> </w:delText>
        </w:r>
        <w:r w:rsidDel="00283708">
          <w:rPr>
            <w:rFonts w:cs="Calibri"/>
          </w:rPr>
          <w:delText> </w:delText>
        </w:r>
        <w:r w:rsidDel="00283708">
          <w:rPr>
            <w:rFonts w:cs="Calibri"/>
          </w:rPr>
          <w:fldChar w:fldCharType="end"/>
        </w:r>
      </w:del>
      <w:ins w:id="189" w:author="Bruno Bendavid [2]" w:date="2019-05-27T10:54:00Z">
        <w:r w:rsidR="00283708">
          <w:rPr>
            <w:rFonts w:cs="Calibri"/>
          </w:rPr>
          <w:t xml:space="preserve">The logs mentioned in point 7.3 </w:t>
        </w:r>
      </w:ins>
      <w:ins w:id="190" w:author="Bruno Bendavid [2]" w:date="2019-05-27T10:56:00Z">
        <w:r w:rsidR="00053076">
          <w:rPr>
            <w:rFonts w:cs="Calibri"/>
          </w:rPr>
          <w:t xml:space="preserve">are stored in </w:t>
        </w:r>
        <w:r w:rsidR="009B15EF">
          <w:rPr>
            <w:rFonts w:cs="Calibri"/>
          </w:rPr>
          <w:t>a specific SQL table</w:t>
        </w:r>
      </w:ins>
      <w:ins w:id="191" w:author="Bruno Bendavid [2]" w:date="2019-05-27T11:00:00Z">
        <w:r w:rsidR="007E5A1A">
          <w:rPr>
            <w:rFonts w:cs="Calibri"/>
          </w:rPr>
          <w:t>s</w:t>
        </w:r>
        <w:r w:rsidR="009F747F">
          <w:rPr>
            <w:rFonts w:cs="Calibri"/>
          </w:rPr>
          <w:t xml:space="preserve"> which are not natively ready for </w:t>
        </w:r>
      </w:ins>
      <w:ins w:id="192" w:author="Bruno Bendavid [2]" w:date="2019-05-27T11:01:00Z">
        <w:r w:rsidR="009F747F">
          <w:rPr>
            <w:rFonts w:cs="Calibri"/>
          </w:rPr>
          <w:t xml:space="preserve">forwarding to external systems. </w:t>
        </w:r>
      </w:ins>
      <w:ins w:id="193" w:author="Bruno Bendavid [2]" w:date="2019-05-27T10:56:00Z">
        <w:r w:rsidR="009B15EF">
          <w:rPr>
            <w:rFonts w:cs="Calibri"/>
          </w:rPr>
          <w:t xml:space="preserve"> </w:t>
        </w:r>
      </w:ins>
    </w:p>
    <w:p w14:paraId="220E36D5" w14:textId="77777777" w:rsidR="00216662" w:rsidRDefault="00216662" w:rsidP="00216662">
      <w:pPr>
        <w:rPr>
          <w:rFonts w:cs="Calibri"/>
        </w:rPr>
      </w:pPr>
    </w:p>
    <w:p w14:paraId="165A4493" w14:textId="77777777" w:rsidR="00216662" w:rsidRDefault="00216662" w:rsidP="00216662"/>
    <w:p w14:paraId="200581EA" w14:textId="77777777" w:rsidR="00216662" w:rsidRDefault="00216662" w:rsidP="00216662">
      <w:pPr>
        <w:rPr>
          <w:rFonts w:asciiTheme="majorHAnsi" w:eastAsiaTheme="majorEastAsia" w:hAnsiTheme="majorHAnsi" w:cstheme="majorBidi"/>
          <w:b/>
          <w:bCs/>
          <w:smallCaps/>
          <w:color w:val="000000" w:themeColor="text1"/>
          <w:sz w:val="36"/>
          <w:szCs w:val="36"/>
        </w:rPr>
      </w:pPr>
      <w:r>
        <w:br w:type="page"/>
      </w:r>
    </w:p>
    <w:p w14:paraId="0E559E91" w14:textId="77777777" w:rsidR="00216662" w:rsidRDefault="00216662" w:rsidP="00216662">
      <w:pPr>
        <w:pStyle w:val="Heading1"/>
      </w:pPr>
      <w:r>
        <w:lastRenderedPageBreak/>
        <w:t>Access Controls</w:t>
      </w:r>
    </w:p>
    <w:p w14:paraId="05B0C8C4" w14:textId="77777777" w:rsidR="00216662" w:rsidRDefault="00216662" w:rsidP="00216662">
      <w:pPr>
        <w:pStyle w:val="Heading2"/>
      </w:pPr>
      <w:r>
        <w:t xml:space="preserve">Describe the configuration of user access.  </w:t>
      </w:r>
    </w:p>
    <w:p w14:paraId="6A12C17F" w14:textId="550C4FB5" w:rsidR="00216662" w:rsidRDefault="00FA1B06" w:rsidP="00216662">
      <w:pPr>
        <w:ind w:firstLine="576"/>
        <w:rPr>
          <w:rFonts w:cs="Calibri"/>
        </w:rPr>
      </w:pPr>
      <w:ins w:id="194" w:author="Bruno Bendavid [2]" w:date="2019-05-27T11:06:00Z">
        <w:r>
          <w:rPr>
            <w:rFonts w:cs="Calibri"/>
          </w:rPr>
          <w:t xml:space="preserve">The system </w:t>
        </w:r>
        <w:r w:rsidR="001576B7">
          <w:rPr>
            <w:rFonts w:cs="Calibri"/>
          </w:rPr>
          <w:t>relies</w:t>
        </w:r>
      </w:ins>
      <w:del w:id="195" w:author="Bruno Bendavid [2]" w:date="2019-05-27T11:03:00Z">
        <w:r w:rsidR="00216662" w:rsidDel="009B0457">
          <w:rPr>
            <w:rFonts w:cs="Calibri"/>
          </w:rPr>
          <w:fldChar w:fldCharType="begin">
            <w:ffData>
              <w:name w:val=""/>
              <w:enabled/>
              <w:calcOnExit w:val="0"/>
              <w:textInput/>
            </w:ffData>
          </w:fldChar>
        </w:r>
        <w:r w:rsidR="00216662" w:rsidDel="009B0457">
          <w:rPr>
            <w:rFonts w:cs="Calibri"/>
          </w:rPr>
          <w:delInstrText xml:space="preserve"> FORMTEXT </w:delInstrText>
        </w:r>
        <w:r w:rsidR="00216662" w:rsidDel="009B0457">
          <w:rPr>
            <w:rFonts w:cs="Calibri"/>
          </w:rPr>
        </w:r>
        <w:r w:rsidR="00216662" w:rsidDel="009B0457">
          <w:rPr>
            <w:rFonts w:cs="Calibri"/>
          </w:rPr>
          <w:fldChar w:fldCharType="separate"/>
        </w:r>
        <w:r w:rsidR="00216662" w:rsidDel="009B0457">
          <w:rPr>
            <w:rFonts w:cs="Calibri"/>
          </w:rPr>
          <w:delText> </w:delText>
        </w:r>
        <w:r w:rsidR="00216662" w:rsidDel="009B0457">
          <w:rPr>
            <w:rFonts w:cs="Calibri"/>
          </w:rPr>
          <w:delText> </w:delText>
        </w:r>
        <w:r w:rsidR="00216662" w:rsidDel="009B0457">
          <w:rPr>
            <w:rFonts w:cs="Calibri"/>
          </w:rPr>
          <w:delText> </w:delText>
        </w:r>
        <w:r w:rsidR="00216662" w:rsidDel="009B0457">
          <w:rPr>
            <w:rFonts w:cs="Calibri"/>
          </w:rPr>
          <w:delText> </w:delText>
        </w:r>
        <w:r w:rsidR="00216662" w:rsidDel="009B0457">
          <w:rPr>
            <w:rFonts w:cs="Calibri"/>
          </w:rPr>
          <w:delText> </w:delText>
        </w:r>
        <w:r w:rsidR="00216662" w:rsidDel="009B0457">
          <w:rPr>
            <w:rFonts w:cs="Calibri"/>
          </w:rPr>
          <w:fldChar w:fldCharType="end"/>
        </w:r>
      </w:del>
      <w:ins w:id="196" w:author="Bruno Bendavid [2]" w:date="2019-05-27T11:04:00Z">
        <w:r w:rsidR="00F00F28">
          <w:rPr>
            <w:rFonts w:cs="Calibri"/>
          </w:rPr>
          <w:t xml:space="preserve"> on AD authentication and authorization where user groups setup in the PeriGen system match</w:t>
        </w:r>
        <w:r w:rsidR="004440F8">
          <w:rPr>
            <w:rFonts w:cs="Calibri"/>
          </w:rPr>
          <w:t xml:space="preserve"> AD user groups. </w:t>
        </w:r>
      </w:ins>
      <w:ins w:id="197" w:author="Bruno Bendavid [2]" w:date="2019-05-27T11:05:00Z">
        <w:r w:rsidR="00F87339">
          <w:rPr>
            <w:rFonts w:cs="Calibri"/>
          </w:rPr>
          <w:t xml:space="preserve">Upon user authentication, if the user </w:t>
        </w:r>
      </w:ins>
      <w:ins w:id="198" w:author="Bruno Bendavid [2]" w:date="2019-05-27T11:06:00Z">
        <w:r w:rsidR="001576B7">
          <w:rPr>
            <w:rFonts w:cs="Calibri"/>
          </w:rPr>
          <w:t>belongs</w:t>
        </w:r>
      </w:ins>
      <w:ins w:id="199" w:author="Bruno Bendavid [2]" w:date="2019-05-27T11:05:00Z">
        <w:r w:rsidR="00F87339">
          <w:rPr>
            <w:rFonts w:cs="Calibri"/>
          </w:rPr>
          <w:t xml:space="preserve"> to a given group, the system assigns the respective group </w:t>
        </w:r>
        <w:r>
          <w:rPr>
            <w:rFonts w:cs="Calibri"/>
          </w:rPr>
          <w:t xml:space="preserve">authorization as configured by the </w:t>
        </w:r>
      </w:ins>
      <w:ins w:id="200" w:author="Bruno Bendavid [2]" w:date="2019-05-27T11:06:00Z">
        <w:r>
          <w:rPr>
            <w:rFonts w:cs="Calibri"/>
          </w:rPr>
          <w:t>system administrator.</w:t>
        </w:r>
      </w:ins>
    </w:p>
    <w:p w14:paraId="6C960B1D" w14:textId="77777777" w:rsidR="00216662" w:rsidRDefault="00216662" w:rsidP="00216662">
      <w:pPr>
        <w:pStyle w:val="Heading3"/>
      </w:pPr>
      <w:r>
        <w:t>Does the system use local accounts or groups?  If so, please describe.</w:t>
      </w:r>
    </w:p>
    <w:p w14:paraId="5335398A" w14:textId="5A18D464" w:rsidR="00216662" w:rsidRDefault="00216662" w:rsidP="00527EA8">
      <w:pPr>
        <w:ind w:left="1296"/>
        <w:pPrChange w:id="201" w:author="Bruno Bendavid [2]" w:date="2019-05-27T14:55:00Z">
          <w:pPr>
            <w:ind w:left="576" w:firstLine="720"/>
          </w:pPr>
        </w:pPrChange>
      </w:pPr>
      <w:del w:id="202" w:author="Bruno Bendavid [2]" w:date="2019-05-27T14:54:00Z">
        <w:r w:rsidDel="00640891">
          <w:fldChar w:fldCharType="begin">
            <w:ffData>
              <w:name w:val=""/>
              <w:enabled/>
              <w:calcOnExit w:val="0"/>
              <w:textInput/>
            </w:ffData>
          </w:fldChar>
        </w:r>
        <w:r w:rsidDel="00640891">
          <w:delInstrText xml:space="preserve"> FORMTEXT </w:delInstrText>
        </w:r>
        <w:r w:rsidDel="00640891">
          <w:fldChar w:fldCharType="separate"/>
        </w:r>
        <w:r w:rsidDel="00640891">
          <w:delText> </w:delText>
        </w:r>
        <w:r w:rsidDel="00640891">
          <w:delText> </w:delText>
        </w:r>
        <w:r w:rsidDel="00640891">
          <w:delText> </w:delText>
        </w:r>
        <w:r w:rsidDel="00640891">
          <w:delText> </w:delText>
        </w:r>
        <w:r w:rsidDel="00640891">
          <w:delText> </w:delText>
        </w:r>
        <w:r w:rsidDel="00640891">
          <w:fldChar w:fldCharType="end"/>
        </w:r>
      </w:del>
      <w:ins w:id="203" w:author="Bruno Bendavid [2]" w:date="2019-05-27T14:55:00Z">
        <w:r w:rsidR="00527EA8">
          <w:t xml:space="preserve">As part of system installations, several application groups are created in collaboration with the customer. As mentioned above, those need to map to </w:t>
        </w:r>
        <w:r w:rsidR="00835DAD">
          <w:t>identical secu</w:t>
        </w:r>
      </w:ins>
      <w:ins w:id="204" w:author="Bruno Bendavid [2]" w:date="2019-05-27T14:56:00Z">
        <w:r w:rsidR="00835DAD">
          <w:t>rity groups in AD. Users part of these groups are allowed the appropriate access.</w:t>
        </w:r>
      </w:ins>
    </w:p>
    <w:p w14:paraId="3BED5373" w14:textId="77777777" w:rsidR="00216662" w:rsidRDefault="00216662" w:rsidP="00216662">
      <w:pPr>
        <w:pStyle w:val="Heading3"/>
      </w:pPr>
      <w:r>
        <w:t>Does the system use Active Directory/LDAP for authentication and/or authorization?  If so, please describe.</w:t>
      </w:r>
    </w:p>
    <w:p w14:paraId="1AA74755" w14:textId="5DBDE490" w:rsidR="00216662" w:rsidRDefault="00216662" w:rsidP="00216662">
      <w:pPr>
        <w:ind w:left="576" w:firstLine="720"/>
      </w:pPr>
      <w:del w:id="205" w:author="Bruno Bendavid [2]" w:date="2019-05-27T14:56:00Z">
        <w:r w:rsidDel="00CC42DC">
          <w:fldChar w:fldCharType="begin">
            <w:ffData>
              <w:name w:val=""/>
              <w:enabled/>
              <w:calcOnExit w:val="0"/>
              <w:textInput/>
            </w:ffData>
          </w:fldChar>
        </w:r>
        <w:r w:rsidDel="00CC42DC">
          <w:delInstrText xml:space="preserve"> FORMTEXT </w:delInstrText>
        </w:r>
        <w:r w:rsidDel="00CC42DC">
          <w:fldChar w:fldCharType="separate"/>
        </w:r>
        <w:r w:rsidDel="00CC42DC">
          <w:delText> </w:delText>
        </w:r>
        <w:r w:rsidDel="00CC42DC">
          <w:delText> </w:delText>
        </w:r>
        <w:r w:rsidDel="00CC42DC">
          <w:delText> </w:delText>
        </w:r>
        <w:r w:rsidDel="00CC42DC">
          <w:delText> </w:delText>
        </w:r>
        <w:r w:rsidDel="00CC42DC">
          <w:delText> </w:delText>
        </w:r>
        <w:r w:rsidDel="00CC42DC">
          <w:fldChar w:fldCharType="end"/>
        </w:r>
      </w:del>
      <w:proofErr w:type="gramStart"/>
      <w:ins w:id="206" w:author="Bruno Bendavid [2]" w:date="2019-05-27T14:56:00Z">
        <w:r w:rsidR="00CC42DC">
          <w:t>Yes</w:t>
        </w:r>
        <w:proofErr w:type="gramEnd"/>
        <w:r w:rsidR="00CC42DC">
          <w:t xml:space="preserve"> as explained above.</w:t>
        </w:r>
      </w:ins>
    </w:p>
    <w:p w14:paraId="1E685894" w14:textId="77777777" w:rsidR="00216662" w:rsidRDefault="00216662" w:rsidP="00216662">
      <w:pPr>
        <w:pStyle w:val="Heading3"/>
      </w:pPr>
      <w:r>
        <w:t>Does the system use a hybrid authorization/authentication approach?  If so, please describe.</w:t>
      </w:r>
    </w:p>
    <w:p w14:paraId="241AF14C" w14:textId="23A028C8" w:rsidR="00216662" w:rsidRDefault="00216662" w:rsidP="0002541E">
      <w:pPr>
        <w:ind w:left="1296"/>
        <w:rPr>
          <w:rFonts w:cs="Calibri"/>
        </w:rPr>
        <w:pPrChange w:id="207" w:author="Bruno Bendavid [2]" w:date="2019-05-27T15:42:00Z">
          <w:pPr>
            <w:ind w:left="576" w:firstLine="720"/>
          </w:pPr>
        </w:pPrChange>
      </w:pPr>
      <w:r>
        <w:fldChar w:fldCharType="begin">
          <w:ffData>
            <w:name w:val=""/>
            <w:enabled/>
            <w:calcOnExit w:val="0"/>
            <w:textInput/>
          </w:ffData>
        </w:fldChar>
      </w:r>
      <w:r>
        <w:instrText xml:space="preserve"> FORMTEXT </w:instrText>
      </w:r>
      <w:r>
        <w:fldChar w:fldCharType="separate"/>
      </w:r>
      <w:r>
        <w:t> </w:t>
      </w:r>
      <w:ins w:id="208" w:author="Bruno Bendavid [2]" w:date="2019-05-27T15:40:00Z">
        <w:r w:rsidR="008A60EF">
          <w:t>No</w:t>
        </w:r>
      </w:ins>
      <w:ins w:id="209" w:author="Bruno Bendavid [2]" w:date="2019-05-27T15:42:00Z">
        <w:r w:rsidR="0002541E">
          <w:t xml:space="preserve"> except for built-in administrator accounts used for PeriGen technical support</w:t>
        </w:r>
      </w:ins>
      <w:ins w:id="210" w:author="Bruno Bendavid [2]" w:date="2019-05-27T15:43:00Z">
        <w:r w:rsidR="00B003F3">
          <w:t>.</w:t>
        </w:r>
      </w:ins>
      <w:r>
        <w:t> </w:t>
      </w:r>
      <w:r>
        <w:t> </w:t>
      </w:r>
      <w:r>
        <w:t> </w:t>
      </w:r>
      <w:r>
        <w:t> </w:t>
      </w:r>
      <w:r>
        <w:fldChar w:fldCharType="end"/>
      </w:r>
    </w:p>
    <w:p w14:paraId="38A7A7AF" w14:textId="77777777" w:rsidR="00216662" w:rsidRDefault="00216662" w:rsidP="00216662">
      <w:pPr>
        <w:pStyle w:val="Heading2"/>
      </w:pPr>
      <w:r>
        <w:t>Will all system users, including Administrators have unique accounts?</w:t>
      </w:r>
    </w:p>
    <w:p w14:paraId="12D8AB76" w14:textId="3FD7BADD" w:rsidR="00216662" w:rsidRDefault="00481565" w:rsidP="00216662">
      <w:pPr>
        <w:ind w:left="576"/>
        <w:rPr>
          <w:rFonts w:cs="Calibri"/>
        </w:rPr>
      </w:pPr>
      <w:ins w:id="211" w:author="Bruno Bendavid [2]" w:date="2019-05-27T15:41:00Z">
        <w:r>
          <w:rPr>
            <w:rFonts w:cs="Calibri"/>
          </w:rPr>
          <w:fldChar w:fldCharType="begin">
            <w:ffData>
              <w:name w:val=""/>
              <w:enabled/>
              <w:calcOnExit w:val="0"/>
              <w:checkBox>
                <w:sizeAuto/>
                <w:default w:val="1"/>
              </w:checkBox>
            </w:ffData>
          </w:fldChar>
        </w:r>
        <w:r>
          <w:rPr>
            <w:rFonts w:cs="Calibri"/>
          </w:rPr>
          <w:instrText xml:space="preserve"> FORMCHECKBOX </w:instrText>
        </w:r>
        <w:r>
          <w:rPr>
            <w:rFonts w:cs="Calibri"/>
          </w:rPr>
        </w:r>
        <w:r>
          <w:rPr>
            <w:rFonts w:cs="Calibri"/>
          </w:rPr>
          <w:fldChar w:fldCharType="end"/>
        </w:r>
      </w:ins>
      <w:del w:id="212" w:author="Bruno Bendavid [2]" w:date="2019-05-27T15:41:00Z">
        <w:r w:rsidR="00216662" w:rsidDel="00481565">
          <w:rPr>
            <w:rFonts w:cs="Calibri"/>
          </w:rPr>
          <w:fldChar w:fldCharType="begin"/>
        </w:r>
        <w:r w:rsidR="00216662" w:rsidDel="00481565">
          <w:rPr>
            <w:rFonts w:cs="Calibri"/>
          </w:rPr>
          <w:delInstrText xml:space="preserve"> FORMCHECKBOX </w:delInstrText>
        </w:r>
        <w:r w:rsidR="00363B73" w:rsidDel="00481565">
          <w:rPr>
            <w:rFonts w:cs="Calibri"/>
          </w:rPr>
          <w:fldChar w:fldCharType="separate"/>
        </w:r>
        <w:r w:rsidR="00216662" w:rsidDel="00481565">
          <w:rPr>
            <w:rFonts w:cs="Calibri"/>
          </w:rPr>
          <w:fldChar w:fldCharType="end"/>
        </w:r>
      </w:del>
      <w:r w:rsidR="00216662">
        <w:rPr>
          <w:rFonts w:cs="Calibri"/>
        </w:rPr>
        <w:t xml:space="preserve"> Yes</w:t>
      </w:r>
    </w:p>
    <w:p w14:paraId="1D367AE7" w14:textId="04C4DBB5" w:rsidR="00216662" w:rsidRDefault="00481565" w:rsidP="00216662">
      <w:pPr>
        <w:ind w:left="576"/>
        <w:rPr>
          <w:rFonts w:cs="Calibri"/>
        </w:rPr>
      </w:pPr>
      <w:ins w:id="213" w:author="Bruno Bendavid [2]" w:date="2019-05-27T15:41:00Z">
        <w:r>
          <w:rPr>
            <w:rFonts w:cs="Calibri"/>
          </w:rPr>
          <w:fldChar w:fldCharType="begin">
            <w:ffData>
              <w:name w:val=""/>
              <w:enabled/>
              <w:calcOnExit w:val="0"/>
              <w:checkBox>
                <w:sizeAuto/>
                <w:default w:val="0"/>
              </w:checkBox>
            </w:ffData>
          </w:fldChar>
        </w:r>
        <w:r>
          <w:rPr>
            <w:rFonts w:cs="Calibri"/>
          </w:rPr>
          <w:instrText xml:space="preserve"> FORMCHECKBOX </w:instrText>
        </w:r>
        <w:r>
          <w:rPr>
            <w:rFonts w:cs="Calibri"/>
          </w:rPr>
        </w:r>
        <w:r>
          <w:rPr>
            <w:rFonts w:cs="Calibri"/>
          </w:rPr>
          <w:fldChar w:fldCharType="end"/>
        </w:r>
      </w:ins>
      <w:del w:id="214" w:author="Bruno Bendavid [2]" w:date="2019-05-27T15:41:00Z">
        <w:r w:rsidR="00216662" w:rsidDel="00EF411B">
          <w:rPr>
            <w:rFonts w:cs="Calibri"/>
          </w:rPr>
          <w:fldChar w:fldCharType="begin"/>
        </w:r>
        <w:r w:rsidR="00216662" w:rsidDel="00EF411B">
          <w:rPr>
            <w:rFonts w:cs="Calibri"/>
          </w:rPr>
          <w:delInstrText xml:space="preserve"> FORMCHECKBOX </w:delInstrText>
        </w:r>
        <w:r w:rsidR="00363B73" w:rsidDel="00EF411B">
          <w:rPr>
            <w:rFonts w:cs="Calibri"/>
          </w:rPr>
          <w:fldChar w:fldCharType="separate"/>
        </w:r>
        <w:r w:rsidR="00216662" w:rsidDel="00EF411B">
          <w:rPr>
            <w:rFonts w:cs="Calibri"/>
          </w:rPr>
          <w:fldChar w:fldCharType="end"/>
        </w:r>
      </w:del>
      <w:r w:rsidR="00216662">
        <w:rPr>
          <w:rFonts w:cs="Calibri"/>
        </w:rPr>
        <w:t xml:space="preserve"> No</w:t>
      </w:r>
    </w:p>
    <w:p w14:paraId="4E15A9C3" w14:textId="77777777" w:rsidR="00216662" w:rsidRDefault="00216662" w:rsidP="00216662">
      <w:pPr>
        <w:ind w:firstLine="576"/>
        <w:rPr>
          <w:rFonts w:cs="Calibri"/>
        </w:rPr>
      </w:pPr>
      <w:r>
        <w:rPr>
          <w:rFonts w:cs="Calibri"/>
        </w:rPr>
        <w:t xml:space="preserve">Please explain or provide additional comments:  </w:t>
      </w:r>
    </w:p>
    <w:p w14:paraId="301E805F" w14:textId="34F41782" w:rsidR="00216662" w:rsidRDefault="00216662" w:rsidP="00C673A1">
      <w:pPr>
        <w:ind w:left="576"/>
        <w:rPr>
          <w:rFonts w:cs="Calibri"/>
        </w:rPr>
        <w:pPrChange w:id="215" w:author="Bruno Bendavid [2]" w:date="2019-05-27T15:43:00Z">
          <w:pPr>
            <w:ind w:firstLine="576"/>
          </w:pPr>
        </w:pPrChange>
      </w:pPr>
      <w:del w:id="216" w:author="Bruno Bendavid [2]" w:date="2019-05-27T15:41:00Z">
        <w:r w:rsidDel="00481565">
          <w:rPr>
            <w:rFonts w:cs="Calibri"/>
          </w:rPr>
          <w:fldChar w:fldCharType="begin">
            <w:ffData>
              <w:name w:val=""/>
              <w:enabled/>
              <w:calcOnExit w:val="0"/>
              <w:textInput/>
            </w:ffData>
          </w:fldChar>
        </w:r>
        <w:r w:rsidDel="00481565">
          <w:rPr>
            <w:rFonts w:cs="Calibri"/>
          </w:rPr>
          <w:delInstrText xml:space="preserve"> FORMTEXT </w:delInstrText>
        </w:r>
        <w:r w:rsidDel="00481565">
          <w:rPr>
            <w:rFonts w:cs="Calibri"/>
          </w:rPr>
        </w:r>
        <w:r w:rsidDel="00481565">
          <w:rPr>
            <w:rFonts w:cs="Calibri"/>
          </w:rPr>
          <w:fldChar w:fldCharType="separate"/>
        </w:r>
        <w:r w:rsidDel="00481565">
          <w:rPr>
            <w:rFonts w:cs="Calibri"/>
          </w:rPr>
          <w:delText> </w:delText>
        </w:r>
        <w:r w:rsidDel="00481565">
          <w:rPr>
            <w:rFonts w:cs="Calibri"/>
          </w:rPr>
          <w:delText> </w:delText>
        </w:r>
        <w:r w:rsidDel="00481565">
          <w:rPr>
            <w:rFonts w:cs="Calibri"/>
          </w:rPr>
          <w:delText> </w:delText>
        </w:r>
        <w:r w:rsidDel="00481565">
          <w:rPr>
            <w:rFonts w:cs="Calibri"/>
          </w:rPr>
          <w:delText> </w:delText>
        </w:r>
        <w:r w:rsidDel="00481565">
          <w:rPr>
            <w:rFonts w:cs="Calibri"/>
          </w:rPr>
          <w:delText> </w:delText>
        </w:r>
        <w:r w:rsidDel="00481565">
          <w:rPr>
            <w:rFonts w:cs="Calibri"/>
          </w:rPr>
          <w:fldChar w:fldCharType="end"/>
        </w:r>
      </w:del>
      <w:ins w:id="217" w:author="Bruno Bendavid [2]" w:date="2019-05-27T15:41:00Z">
        <w:r w:rsidR="00481565">
          <w:rPr>
            <w:rFonts w:cs="Calibri"/>
          </w:rPr>
          <w:t>All users have unique ac</w:t>
        </w:r>
      </w:ins>
      <w:ins w:id="218" w:author="Bruno Bendavid [2]" w:date="2019-05-27T15:42:00Z">
        <w:r w:rsidR="00481565">
          <w:rPr>
            <w:rFonts w:cs="Calibri"/>
          </w:rPr>
          <w:t>counts</w:t>
        </w:r>
      </w:ins>
      <w:ins w:id="219" w:author="Bruno Bendavid [2]" w:date="2019-05-27T15:43:00Z">
        <w:r w:rsidR="00B003F3">
          <w:rPr>
            <w:rFonts w:cs="Calibri"/>
          </w:rPr>
          <w:t xml:space="preserve"> except for a built-in administrative user </w:t>
        </w:r>
        <w:r w:rsidR="00C673A1">
          <w:rPr>
            <w:rFonts w:cs="Calibri"/>
          </w:rPr>
          <w:t>used by PeriGen for support activities.</w:t>
        </w:r>
      </w:ins>
    </w:p>
    <w:p w14:paraId="1D2F90E2" w14:textId="77777777" w:rsidR="00216662" w:rsidRDefault="00216662" w:rsidP="00216662">
      <w:pPr>
        <w:pStyle w:val="Heading2"/>
      </w:pPr>
      <w:r>
        <w:t>Does the system support RBAC, or Role Based Access Control, in which users are setup in groups with specific access?</w:t>
      </w:r>
    </w:p>
    <w:p w14:paraId="44D5F5CF" w14:textId="416D81EB" w:rsidR="00216662" w:rsidRDefault="00C673A1" w:rsidP="00216662">
      <w:pPr>
        <w:ind w:left="576"/>
        <w:rPr>
          <w:rFonts w:cs="Calibri"/>
        </w:rPr>
      </w:pPr>
      <w:ins w:id="220" w:author="Bruno Bendavid [2]" w:date="2019-05-27T15:43:00Z">
        <w:r>
          <w:rPr>
            <w:rFonts w:cs="Calibri"/>
          </w:rPr>
          <w:fldChar w:fldCharType="begin">
            <w:ffData>
              <w:name w:val=""/>
              <w:enabled/>
              <w:calcOnExit w:val="0"/>
              <w:checkBox>
                <w:sizeAuto/>
                <w:default w:val="1"/>
              </w:checkBox>
            </w:ffData>
          </w:fldChar>
        </w:r>
        <w:r>
          <w:rPr>
            <w:rFonts w:cs="Calibri"/>
          </w:rPr>
          <w:instrText xml:space="preserve"> FORMCHECKBOX </w:instrText>
        </w:r>
        <w:r>
          <w:rPr>
            <w:rFonts w:cs="Calibri"/>
          </w:rPr>
        </w:r>
        <w:r>
          <w:rPr>
            <w:rFonts w:cs="Calibri"/>
          </w:rPr>
          <w:fldChar w:fldCharType="end"/>
        </w:r>
      </w:ins>
      <w:del w:id="221" w:author="Bruno Bendavid [2]" w:date="2019-05-27T15:43:00Z">
        <w:r w:rsidR="00216662" w:rsidDel="00C673A1">
          <w:rPr>
            <w:rFonts w:cs="Calibri"/>
          </w:rPr>
          <w:fldChar w:fldCharType="begin"/>
        </w:r>
        <w:r w:rsidR="00216662" w:rsidDel="00C673A1">
          <w:rPr>
            <w:rFonts w:cs="Calibri"/>
          </w:rPr>
          <w:delInstrText xml:space="preserve"> FORMCHECKBOX </w:delInstrText>
        </w:r>
        <w:r w:rsidR="00363B73" w:rsidDel="00C673A1">
          <w:rPr>
            <w:rFonts w:cs="Calibri"/>
          </w:rPr>
          <w:fldChar w:fldCharType="separate"/>
        </w:r>
        <w:r w:rsidR="00216662" w:rsidDel="00C673A1">
          <w:rPr>
            <w:rFonts w:cs="Calibri"/>
          </w:rPr>
          <w:fldChar w:fldCharType="end"/>
        </w:r>
      </w:del>
      <w:r w:rsidR="00216662">
        <w:rPr>
          <w:rFonts w:cs="Calibri"/>
        </w:rPr>
        <w:t xml:space="preserve"> Yes</w:t>
      </w:r>
    </w:p>
    <w:p w14:paraId="5F43D985" w14:textId="77777777" w:rsidR="00216662" w:rsidRDefault="00216662" w:rsidP="00216662">
      <w:pPr>
        <w:ind w:left="576"/>
        <w:rPr>
          <w:rFonts w:cs="Calibri"/>
        </w:rPr>
      </w:pPr>
      <w:r>
        <w:rPr>
          <w:rFonts w:cs="Calibri"/>
        </w:rPr>
        <w:fldChar w:fldCharType="begin">
          <w:ffData>
            <w:name w:val="Check1"/>
            <w:enabled/>
            <w:calcOnExit w:val="0"/>
            <w:checkBox>
              <w:sizeAuto/>
              <w:default w:val="0"/>
            </w:checkBox>
          </w:ffData>
        </w:fldChar>
      </w:r>
      <w:r>
        <w:rPr>
          <w:rFonts w:cs="Calibri"/>
        </w:rPr>
        <w:instrText xml:space="preserve"> FORMCHECKBOX </w:instrText>
      </w:r>
      <w:r w:rsidR="00363B73">
        <w:rPr>
          <w:rFonts w:cs="Calibri"/>
        </w:rPr>
      </w:r>
      <w:r w:rsidR="00363B73">
        <w:rPr>
          <w:rFonts w:cs="Calibri"/>
        </w:rPr>
        <w:fldChar w:fldCharType="separate"/>
      </w:r>
      <w:r>
        <w:rPr>
          <w:rFonts w:cs="Calibri"/>
        </w:rPr>
        <w:fldChar w:fldCharType="end"/>
      </w:r>
      <w:r>
        <w:rPr>
          <w:rFonts w:cs="Calibri"/>
        </w:rPr>
        <w:t xml:space="preserve"> No</w:t>
      </w:r>
    </w:p>
    <w:p w14:paraId="48FC9C8E" w14:textId="77777777" w:rsidR="00216662" w:rsidRDefault="00216662" w:rsidP="00216662">
      <w:pPr>
        <w:ind w:firstLine="576"/>
        <w:rPr>
          <w:rFonts w:cs="Calibri"/>
        </w:rPr>
      </w:pPr>
      <w:r>
        <w:rPr>
          <w:rFonts w:cs="Calibri"/>
        </w:rPr>
        <w:t xml:space="preserve">If “No”, please explain:  </w:t>
      </w:r>
    </w:p>
    <w:p w14:paraId="1E0EDA3D" w14:textId="77777777" w:rsidR="00216662" w:rsidRDefault="00216662" w:rsidP="00216662">
      <w:pPr>
        <w:ind w:firstLine="576"/>
        <w:rPr>
          <w:rFonts w:cs="Calibri"/>
        </w:rPr>
      </w:pPr>
      <w:r>
        <w:rPr>
          <w:rFonts w:cs="Calibri"/>
        </w:rPr>
        <w:fldChar w:fldCharType="begin">
          <w:ffData>
            <w:name w:val=""/>
            <w:enabled/>
            <w:calcOnExit w:val="0"/>
            <w:textInput/>
          </w:ffData>
        </w:fldChar>
      </w:r>
      <w:r>
        <w:rPr>
          <w:rFonts w:cs="Calibri"/>
        </w:rPr>
        <w:instrText xml:space="preserve"> FORMTEXT </w:instrText>
      </w:r>
      <w:r>
        <w:rPr>
          <w:rFonts w:cs="Calibri"/>
        </w:rPr>
      </w:r>
      <w:r>
        <w:rPr>
          <w:rFonts w:cs="Calibri"/>
        </w:rPr>
        <w:fldChar w:fldCharType="separate"/>
      </w:r>
      <w:r>
        <w:rPr>
          <w:rFonts w:cs="Calibri"/>
          <w:noProof/>
        </w:rPr>
        <w:t> </w:t>
      </w:r>
      <w:r>
        <w:rPr>
          <w:rFonts w:cs="Calibri"/>
          <w:noProof/>
        </w:rPr>
        <w:t> </w:t>
      </w:r>
      <w:r>
        <w:rPr>
          <w:rFonts w:cs="Calibri"/>
          <w:noProof/>
        </w:rPr>
        <w:t> </w:t>
      </w:r>
      <w:r>
        <w:rPr>
          <w:rFonts w:cs="Calibri"/>
          <w:noProof/>
        </w:rPr>
        <w:t> </w:t>
      </w:r>
      <w:r>
        <w:rPr>
          <w:rFonts w:cs="Calibri"/>
          <w:noProof/>
        </w:rPr>
        <w:t> </w:t>
      </w:r>
      <w:r>
        <w:rPr>
          <w:rFonts w:cs="Calibri"/>
        </w:rPr>
        <w:fldChar w:fldCharType="end"/>
      </w:r>
    </w:p>
    <w:p w14:paraId="3AD72A28" w14:textId="77777777" w:rsidR="00216662" w:rsidRDefault="00216662" w:rsidP="00216662">
      <w:pPr>
        <w:pStyle w:val="Heading2"/>
      </w:pPr>
      <w:r>
        <w:t>Does the system support an 8-character complex password policy?</w:t>
      </w:r>
    </w:p>
    <w:p w14:paraId="6B790BC2" w14:textId="0520F5DB" w:rsidR="00216662" w:rsidRDefault="000D64F2" w:rsidP="00216662">
      <w:pPr>
        <w:ind w:left="576"/>
        <w:rPr>
          <w:rFonts w:cs="Calibri"/>
        </w:rPr>
      </w:pPr>
      <w:ins w:id="222" w:author="Bruno Bendavid [2]" w:date="2019-05-27T15:44:00Z">
        <w:r>
          <w:rPr>
            <w:rFonts w:cs="Calibri"/>
          </w:rPr>
          <w:fldChar w:fldCharType="begin">
            <w:ffData>
              <w:name w:val=""/>
              <w:enabled/>
              <w:calcOnExit w:val="0"/>
              <w:checkBox>
                <w:sizeAuto/>
                <w:default w:val="1"/>
              </w:checkBox>
            </w:ffData>
          </w:fldChar>
        </w:r>
        <w:r>
          <w:rPr>
            <w:rFonts w:cs="Calibri"/>
          </w:rPr>
          <w:instrText xml:space="preserve"> FORMCHECKBOX </w:instrText>
        </w:r>
        <w:r>
          <w:rPr>
            <w:rFonts w:cs="Calibri"/>
          </w:rPr>
        </w:r>
        <w:r>
          <w:rPr>
            <w:rFonts w:cs="Calibri"/>
          </w:rPr>
          <w:fldChar w:fldCharType="end"/>
        </w:r>
      </w:ins>
      <w:del w:id="223" w:author="Bruno Bendavid [2]" w:date="2019-05-27T15:44:00Z">
        <w:r w:rsidR="00216662" w:rsidDel="000D64F2">
          <w:rPr>
            <w:rFonts w:cs="Calibri"/>
          </w:rPr>
          <w:fldChar w:fldCharType="begin"/>
        </w:r>
        <w:r w:rsidR="00216662" w:rsidDel="000D64F2">
          <w:rPr>
            <w:rFonts w:cs="Calibri"/>
          </w:rPr>
          <w:delInstrText xml:space="preserve"> FORMCHECKBOX </w:delInstrText>
        </w:r>
        <w:r w:rsidR="00363B73" w:rsidDel="000D64F2">
          <w:rPr>
            <w:rFonts w:cs="Calibri"/>
          </w:rPr>
          <w:fldChar w:fldCharType="separate"/>
        </w:r>
        <w:r w:rsidR="00216662" w:rsidDel="000D64F2">
          <w:rPr>
            <w:rFonts w:cs="Calibri"/>
          </w:rPr>
          <w:fldChar w:fldCharType="end"/>
        </w:r>
      </w:del>
      <w:r w:rsidR="00216662">
        <w:rPr>
          <w:rFonts w:cs="Calibri"/>
        </w:rPr>
        <w:t xml:space="preserve"> Yes</w:t>
      </w:r>
    </w:p>
    <w:p w14:paraId="1DC4F968" w14:textId="77777777" w:rsidR="00216662" w:rsidRDefault="00216662" w:rsidP="00216662">
      <w:pPr>
        <w:ind w:left="576"/>
        <w:rPr>
          <w:rFonts w:cs="Calibri"/>
        </w:rPr>
      </w:pPr>
      <w:r>
        <w:rPr>
          <w:rFonts w:cs="Calibri"/>
        </w:rPr>
        <w:fldChar w:fldCharType="begin">
          <w:ffData>
            <w:name w:val="Check1"/>
            <w:enabled/>
            <w:calcOnExit w:val="0"/>
            <w:checkBox>
              <w:sizeAuto/>
              <w:default w:val="0"/>
            </w:checkBox>
          </w:ffData>
        </w:fldChar>
      </w:r>
      <w:r>
        <w:rPr>
          <w:rFonts w:cs="Calibri"/>
        </w:rPr>
        <w:instrText xml:space="preserve"> FORMCHECKBOX </w:instrText>
      </w:r>
      <w:r w:rsidR="00363B73">
        <w:rPr>
          <w:rFonts w:cs="Calibri"/>
        </w:rPr>
      </w:r>
      <w:r w:rsidR="00363B73">
        <w:rPr>
          <w:rFonts w:cs="Calibri"/>
        </w:rPr>
        <w:fldChar w:fldCharType="separate"/>
      </w:r>
      <w:r>
        <w:rPr>
          <w:rFonts w:cs="Calibri"/>
        </w:rPr>
        <w:fldChar w:fldCharType="end"/>
      </w:r>
      <w:r>
        <w:rPr>
          <w:rFonts w:cs="Calibri"/>
        </w:rPr>
        <w:t xml:space="preserve"> No</w:t>
      </w:r>
    </w:p>
    <w:p w14:paraId="28A0BBDC" w14:textId="77777777" w:rsidR="00216662" w:rsidRDefault="00216662" w:rsidP="00216662">
      <w:pPr>
        <w:ind w:firstLine="576"/>
        <w:rPr>
          <w:rFonts w:cs="Calibri"/>
        </w:rPr>
      </w:pPr>
      <w:r>
        <w:rPr>
          <w:rFonts w:cs="Calibri"/>
        </w:rPr>
        <w:t xml:space="preserve">Please explain or provide additional comments:  </w:t>
      </w:r>
    </w:p>
    <w:p w14:paraId="3953BFCA" w14:textId="2B5E3BEE" w:rsidR="00216662" w:rsidRDefault="00216662" w:rsidP="00216662">
      <w:pPr>
        <w:ind w:firstLine="576"/>
        <w:rPr>
          <w:rFonts w:cs="Calibri"/>
        </w:rPr>
      </w:pPr>
      <w:del w:id="224" w:author="Bruno Bendavid [2]" w:date="2019-05-27T15:44:00Z">
        <w:r w:rsidDel="000D64F2">
          <w:rPr>
            <w:rFonts w:cs="Calibri"/>
          </w:rPr>
          <w:lastRenderedPageBreak/>
          <w:fldChar w:fldCharType="begin">
            <w:ffData>
              <w:name w:val=""/>
              <w:enabled/>
              <w:calcOnExit w:val="0"/>
              <w:textInput/>
            </w:ffData>
          </w:fldChar>
        </w:r>
        <w:r w:rsidDel="000D64F2">
          <w:rPr>
            <w:rFonts w:cs="Calibri"/>
          </w:rPr>
          <w:delInstrText xml:space="preserve"> FORMTEXT </w:delInstrText>
        </w:r>
        <w:r w:rsidDel="000D64F2">
          <w:rPr>
            <w:rFonts w:cs="Calibri"/>
          </w:rPr>
        </w:r>
        <w:r w:rsidDel="000D64F2">
          <w:rPr>
            <w:rFonts w:cs="Calibri"/>
          </w:rPr>
          <w:fldChar w:fldCharType="separate"/>
        </w:r>
        <w:r w:rsidDel="000D64F2">
          <w:rPr>
            <w:rFonts w:cs="Calibri"/>
          </w:rPr>
          <w:delText> </w:delText>
        </w:r>
        <w:r w:rsidDel="000D64F2">
          <w:rPr>
            <w:rFonts w:cs="Calibri"/>
          </w:rPr>
          <w:delText> </w:delText>
        </w:r>
        <w:r w:rsidDel="000D64F2">
          <w:rPr>
            <w:rFonts w:cs="Calibri"/>
          </w:rPr>
          <w:delText> </w:delText>
        </w:r>
        <w:r w:rsidDel="000D64F2">
          <w:rPr>
            <w:rFonts w:cs="Calibri"/>
          </w:rPr>
          <w:delText> </w:delText>
        </w:r>
        <w:r w:rsidDel="000D64F2">
          <w:rPr>
            <w:rFonts w:cs="Calibri"/>
          </w:rPr>
          <w:delText> </w:delText>
        </w:r>
        <w:r w:rsidDel="000D64F2">
          <w:rPr>
            <w:rFonts w:cs="Calibri"/>
          </w:rPr>
          <w:fldChar w:fldCharType="end"/>
        </w:r>
      </w:del>
      <w:ins w:id="225" w:author="Bruno Bendavid [2]" w:date="2019-05-27T15:44:00Z">
        <w:r w:rsidR="000D64F2">
          <w:rPr>
            <w:rFonts w:cs="Calibri"/>
          </w:rPr>
          <w:t>Controlled by AD administrator.</w:t>
        </w:r>
      </w:ins>
    </w:p>
    <w:p w14:paraId="5CF16C31" w14:textId="77777777" w:rsidR="00216662" w:rsidRDefault="00216662" w:rsidP="00216662">
      <w:pPr>
        <w:pStyle w:val="Heading2"/>
      </w:pPr>
      <w:r>
        <w:t>Does the system automatically logout users after a specified period of inactivity?</w:t>
      </w:r>
    </w:p>
    <w:p w14:paraId="34D07C67" w14:textId="4D7ECEF2" w:rsidR="00216662" w:rsidRDefault="000D64F2" w:rsidP="00216662">
      <w:pPr>
        <w:ind w:left="576"/>
        <w:rPr>
          <w:rFonts w:cs="Calibri"/>
        </w:rPr>
      </w:pPr>
      <w:ins w:id="226" w:author="Bruno Bendavid [2]" w:date="2019-05-27T15:44:00Z">
        <w:r>
          <w:rPr>
            <w:rFonts w:cs="Calibri"/>
          </w:rPr>
          <w:fldChar w:fldCharType="begin">
            <w:ffData>
              <w:name w:val=""/>
              <w:enabled/>
              <w:calcOnExit w:val="0"/>
              <w:checkBox>
                <w:sizeAuto/>
                <w:default w:val="1"/>
              </w:checkBox>
            </w:ffData>
          </w:fldChar>
        </w:r>
        <w:r>
          <w:rPr>
            <w:rFonts w:cs="Calibri"/>
          </w:rPr>
          <w:instrText xml:space="preserve"> FORMCHECKBOX </w:instrText>
        </w:r>
        <w:r>
          <w:rPr>
            <w:rFonts w:cs="Calibri"/>
          </w:rPr>
        </w:r>
        <w:r>
          <w:rPr>
            <w:rFonts w:cs="Calibri"/>
          </w:rPr>
          <w:fldChar w:fldCharType="end"/>
        </w:r>
      </w:ins>
      <w:del w:id="227" w:author="Bruno Bendavid [2]" w:date="2019-05-27T15:44:00Z">
        <w:r w:rsidR="00216662" w:rsidDel="000D64F2">
          <w:rPr>
            <w:rFonts w:cs="Calibri"/>
          </w:rPr>
          <w:fldChar w:fldCharType="begin"/>
        </w:r>
        <w:r w:rsidR="00216662" w:rsidDel="000D64F2">
          <w:rPr>
            <w:rFonts w:cs="Calibri"/>
          </w:rPr>
          <w:delInstrText xml:space="preserve"> FORMCHECKBOX </w:delInstrText>
        </w:r>
        <w:r w:rsidR="00363B73" w:rsidDel="000D64F2">
          <w:rPr>
            <w:rFonts w:cs="Calibri"/>
          </w:rPr>
          <w:fldChar w:fldCharType="separate"/>
        </w:r>
        <w:r w:rsidR="00216662" w:rsidDel="000D64F2">
          <w:rPr>
            <w:rFonts w:cs="Calibri"/>
          </w:rPr>
          <w:fldChar w:fldCharType="end"/>
        </w:r>
      </w:del>
      <w:r w:rsidR="00216662">
        <w:rPr>
          <w:rFonts w:cs="Calibri"/>
        </w:rPr>
        <w:t xml:space="preserve"> Yes</w:t>
      </w:r>
    </w:p>
    <w:p w14:paraId="3D4144C6" w14:textId="77777777" w:rsidR="00216662" w:rsidRDefault="00216662" w:rsidP="00216662">
      <w:pPr>
        <w:ind w:left="576"/>
        <w:rPr>
          <w:rFonts w:cs="Calibri"/>
        </w:rPr>
      </w:pPr>
      <w:r>
        <w:rPr>
          <w:rFonts w:cs="Calibri"/>
        </w:rPr>
        <w:fldChar w:fldCharType="begin">
          <w:ffData>
            <w:name w:val="Check1"/>
            <w:enabled/>
            <w:calcOnExit w:val="0"/>
            <w:checkBox>
              <w:sizeAuto/>
              <w:default w:val="0"/>
            </w:checkBox>
          </w:ffData>
        </w:fldChar>
      </w:r>
      <w:r>
        <w:rPr>
          <w:rFonts w:cs="Calibri"/>
        </w:rPr>
        <w:instrText xml:space="preserve"> FORMCHECKBOX </w:instrText>
      </w:r>
      <w:r w:rsidR="00363B73">
        <w:rPr>
          <w:rFonts w:cs="Calibri"/>
        </w:rPr>
      </w:r>
      <w:r w:rsidR="00363B73">
        <w:rPr>
          <w:rFonts w:cs="Calibri"/>
        </w:rPr>
        <w:fldChar w:fldCharType="separate"/>
      </w:r>
      <w:r>
        <w:rPr>
          <w:rFonts w:cs="Calibri"/>
        </w:rPr>
        <w:fldChar w:fldCharType="end"/>
      </w:r>
      <w:r>
        <w:rPr>
          <w:rFonts w:cs="Calibri"/>
        </w:rPr>
        <w:t xml:space="preserve"> No</w:t>
      </w:r>
    </w:p>
    <w:p w14:paraId="0BF8331B" w14:textId="77777777" w:rsidR="00216662" w:rsidRDefault="00216662" w:rsidP="00216662">
      <w:pPr>
        <w:ind w:firstLine="576"/>
        <w:rPr>
          <w:rFonts w:cs="Calibri"/>
        </w:rPr>
      </w:pPr>
      <w:r>
        <w:rPr>
          <w:rFonts w:cs="Calibri"/>
        </w:rPr>
        <w:t xml:space="preserve">Please explain or provide additional comments:  </w:t>
      </w:r>
    </w:p>
    <w:p w14:paraId="4BCD37BF" w14:textId="5C592922" w:rsidR="00216662" w:rsidRDefault="00216662" w:rsidP="00216662">
      <w:pPr>
        <w:ind w:firstLine="576"/>
        <w:rPr>
          <w:rFonts w:cs="Calibri"/>
        </w:rPr>
      </w:pPr>
      <w:del w:id="228" w:author="Bruno Bendavid [2]" w:date="2019-05-27T15:44:00Z">
        <w:r w:rsidDel="000D64F2">
          <w:rPr>
            <w:rFonts w:cs="Calibri"/>
          </w:rPr>
          <w:fldChar w:fldCharType="begin">
            <w:ffData>
              <w:name w:val=""/>
              <w:enabled/>
              <w:calcOnExit w:val="0"/>
              <w:textInput/>
            </w:ffData>
          </w:fldChar>
        </w:r>
        <w:r w:rsidDel="000D64F2">
          <w:rPr>
            <w:rFonts w:cs="Calibri"/>
          </w:rPr>
          <w:delInstrText xml:space="preserve"> FORMTEXT </w:delInstrText>
        </w:r>
        <w:r w:rsidDel="000D64F2">
          <w:rPr>
            <w:rFonts w:cs="Calibri"/>
          </w:rPr>
        </w:r>
        <w:r w:rsidDel="000D64F2">
          <w:rPr>
            <w:rFonts w:cs="Calibri"/>
          </w:rPr>
          <w:fldChar w:fldCharType="separate"/>
        </w:r>
        <w:r w:rsidDel="000D64F2">
          <w:rPr>
            <w:rFonts w:cs="Calibri"/>
          </w:rPr>
          <w:delText> </w:delText>
        </w:r>
        <w:r w:rsidDel="000D64F2">
          <w:rPr>
            <w:rFonts w:cs="Calibri"/>
          </w:rPr>
          <w:delText> </w:delText>
        </w:r>
        <w:r w:rsidDel="000D64F2">
          <w:rPr>
            <w:rFonts w:cs="Calibri"/>
          </w:rPr>
          <w:delText> </w:delText>
        </w:r>
        <w:r w:rsidDel="000D64F2">
          <w:rPr>
            <w:rFonts w:cs="Calibri"/>
          </w:rPr>
          <w:delText> </w:delText>
        </w:r>
        <w:r w:rsidDel="000D64F2">
          <w:rPr>
            <w:rFonts w:cs="Calibri"/>
          </w:rPr>
          <w:delText> </w:delText>
        </w:r>
        <w:r w:rsidDel="000D64F2">
          <w:rPr>
            <w:rFonts w:cs="Calibri"/>
          </w:rPr>
          <w:fldChar w:fldCharType="end"/>
        </w:r>
      </w:del>
      <w:ins w:id="229" w:author="Bruno Bendavid [2]" w:date="2019-05-27T15:44:00Z">
        <w:r w:rsidR="000D64F2">
          <w:rPr>
            <w:rFonts w:cs="Calibri"/>
          </w:rPr>
          <w:t>This is configurable to customer policies.</w:t>
        </w:r>
      </w:ins>
    </w:p>
    <w:p w14:paraId="1AE08948" w14:textId="77777777" w:rsidR="00216662" w:rsidRDefault="00216662" w:rsidP="00216662">
      <w:pPr>
        <w:pStyle w:val="Heading2"/>
      </w:pPr>
      <w:r>
        <w:t>Are system user accounts locked after a specified number of failed login attempts?</w:t>
      </w:r>
    </w:p>
    <w:p w14:paraId="32FF6267" w14:textId="318073EC" w:rsidR="00216662" w:rsidRDefault="006F71E5" w:rsidP="00216662">
      <w:pPr>
        <w:ind w:left="576"/>
        <w:rPr>
          <w:rFonts w:cs="Calibri"/>
        </w:rPr>
      </w:pPr>
      <w:ins w:id="230" w:author="Bruno Bendavid [2]" w:date="2019-05-27T15:45:00Z">
        <w:r>
          <w:rPr>
            <w:rFonts w:cs="Calibri"/>
          </w:rPr>
          <w:fldChar w:fldCharType="begin">
            <w:ffData>
              <w:name w:val=""/>
              <w:enabled/>
              <w:calcOnExit w:val="0"/>
              <w:checkBox>
                <w:sizeAuto/>
                <w:default w:val="1"/>
              </w:checkBox>
            </w:ffData>
          </w:fldChar>
        </w:r>
        <w:r>
          <w:rPr>
            <w:rFonts w:cs="Calibri"/>
          </w:rPr>
          <w:instrText xml:space="preserve"> FORMCHECKBOX </w:instrText>
        </w:r>
        <w:r>
          <w:rPr>
            <w:rFonts w:cs="Calibri"/>
          </w:rPr>
        </w:r>
        <w:r>
          <w:rPr>
            <w:rFonts w:cs="Calibri"/>
          </w:rPr>
          <w:fldChar w:fldCharType="end"/>
        </w:r>
      </w:ins>
      <w:del w:id="231" w:author="Bruno Bendavid [2]" w:date="2019-05-27T15:45:00Z">
        <w:r w:rsidR="00216662" w:rsidDel="006F71E5">
          <w:rPr>
            <w:rFonts w:cs="Calibri"/>
          </w:rPr>
          <w:fldChar w:fldCharType="begin"/>
        </w:r>
        <w:r w:rsidR="00216662" w:rsidDel="006F71E5">
          <w:rPr>
            <w:rFonts w:cs="Calibri"/>
          </w:rPr>
          <w:delInstrText xml:space="preserve"> FORMCHECKBOX </w:delInstrText>
        </w:r>
        <w:r w:rsidR="00363B73" w:rsidDel="006F71E5">
          <w:rPr>
            <w:rFonts w:cs="Calibri"/>
          </w:rPr>
          <w:fldChar w:fldCharType="separate"/>
        </w:r>
        <w:r w:rsidR="00216662" w:rsidDel="006F71E5">
          <w:rPr>
            <w:rFonts w:cs="Calibri"/>
          </w:rPr>
          <w:fldChar w:fldCharType="end"/>
        </w:r>
      </w:del>
      <w:r w:rsidR="00216662">
        <w:rPr>
          <w:rFonts w:cs="Calibri"/>
        </w:rPr>
        <w:t xml:space="preserve"> Yes</w:t>
      </w:r>
    </w:p>
    <w:p w14:paraId="0A6EDBB1" w14:textId="77777777" w:rsidR="00216662" w:rsidRDefault="00216662" w:rsidP="00216662">
      <w:pPr>
        <w:ind w:left="576"/>
        <w:rPr>
          <w:rFonts w:cs="Calibri"/>
        </w:rPr>
      </w:pPr>
      <w:r>
        <w:rPr>
          <w:rFonts w:cs="Calibri"/>
        </w:rPr>
        <w:fldChar w:fldCharType="begin">
          <w:ffData>
            <w:name w:val="Check1"/>
            <w:enabled/>
            <w:calcOnExit w:val="0"/>
            <w:checkBox>
              <w:sizeAuto/>
              <w:default w:val="0"/>
            </w:checkBox>
          </w:ffData>
        </w:fldChar>
      </w:r>
      <w:r>
        <w:rPr>
          <w:rFonts w:cs="Calibri"/>
        </w:rPr>
        <w:instrText xml:space="preserve"> FORMCHECKBOX </w:instrText>
      </w:r>
      <w:r w:rsidR="00363B73">
        <w:rPr>
          <w:rFonts w:cs="Calibri"/>
        </w:rPr>
      </w:r>
      <w:r w:rsidR="00363B73">
        <w:rPr>
          <w:rFonts w:cs="Calibri"/>
        </w:rPr>
        <w:fldChar w:fldCharType="separate"/>
      </w:r>
      <w:r>
        <w:rPr>
          <w:rFonts w:cs="Calibri"/>
        </w:rPr>
        <w:fldChar w:fldCharType="end"/>
      </w:r>
      <w:r>
        <w:rPr>
          <w:rFonts w:cs="Calibri"/>
        </w:rPr>
        <w:t xml:space="preserve"> No</w:t>
      </w:r>
    </w:p>
    <w:p w14:paraId="59EED9B6" w14:textId="77777777" w:rsidR="00216662" w:rsidRDefault="00216662" w:rsidP="00216662">
      <w:pPr>
        <w:ind w:firstLine="576"/>
        <w:rPr>
          <w:rFonts w:cs="Calibri"/>
        </w:rPr>
      </w:pPr>
      <w:r>
        <w:rPr>
          <w:rFonts w:cs="Calibri"/>
        </w:rPr>
        <w:t xml:space="preserve">Please explain or provide additional comments:  </w:t>
      </w:r>
    </w:p>
    <w:p w14:paraId="3B22EEBD" w14:textId="6D49FA52" w:rsidR="00216662" w:rsidRDefault="00216662" w:rsidP="00216662">
      <w:pPr>
        <w:ind w:firstLine="576"/>
        <w:rPr>
          <w:rFonts w:cs="Calibri"/>
        </w:rPr>
      </w:pPr>
      <w:del w:id="232" w:author="Bruno Bendavid [2]" w:date="2019-05-27T15:46:00Z">
        <w:r w:rsidDel="006F71E5">
          <w:rPr>
            <w:rFonts w:cs="Calibri"/>
          </w:rPr>
          <w:fldChar w:fldCharType="begin">
            <w:ffData>
              <w:name w:val=""/>
              <w:enabled/>
              <w:calcOnExit w:val="0"/>
              <w:textInput/>
            </w:ffData>
          </w:fldChar>
        </w:r>
        <w:r w:rsidDel="006F71E5">
          <w:rPr>
            <w:rFonts w:cs="Calibri"/>
          </w:rPr>
          <w:delInstrText xml:space="preserve"> FORMTEXT </w:delInstrText>
        </w:r>
        <w:r w:rsidDel="006F71E5">
          <w:rPr>
            <w:rFonts w:cs="Calibri"/>
          </w:rPr>
        </w:r>
        <w:r w:rsidDel="006F71E5">
          <w:rPr>
            <w:rFonts w:cs="Calibri"/>
          </w:rPr>
          <w:fldChar w:fldCharType="separate"/>
        </w:r>
        <w:r w:rsidDel="006F71E5">
          <w:rPr>
            <w:rFonts w:cs="Calibri"/>
          </w:rPr>
          <w:delText> </w:delText>
        </w:r>
        <w:r w:rsidDel="006F71E5">
          <w:rPr>
            <w:rFonts w:cs="Calibri"/>
          </w:rPr>
          <w:delText> </w:delText>
        </w:r>
        <w:r w:rsidDel="006F71E5">
          <w:rPr>
            <w:rFonts w:cs="Calibri"/>
          </w:rPr>
          <w:delText> </w:delText>
        </w:r>
        <w:r w:rsidDel="006F71E5">
          <w:rPr>
            <w:rFonts w:cs="Calibri"/>
          </w:rPr>
          <w:delText> </w:delText>
        </w:r>
        <w:r w:rsidDel="006F71E5">
          <w:rPr>
            <w:rFonts w:cs="Calibri"/>
          </w:rPr>
          <w:delText> </w:delText>
        </w:r>
        <w:r w:rsidDel="006F71E5">
          <w:rPr>
            <w:rFonts w:cs="Calibri"/>
          </w:rPr>
          <w:fldChar w:fldCharType="end"/>
        </w:r>
      </w:del>
      <w:ins w:id="233" w:author="Bruno Bendavid [2]" w:date="2019-05-27T15:46:00Z">
        <w:r w:rsidR="006F71E5">
          <w:rPr>
            <w:rFonts w:cs="Calibri"/>
          </w:rPr>
          <w:t>Again, this is configurable by AD administrators</w:t>
        </w:r>
      </w:ins>
    </w:p>
    <w:p w14:paraId="462D9769" w14:textId="77777777" w:rsidR="00216662" w:rsidRDefault="00216662" w:rsidP="00216662">
      <w:pPr>
        <w:pStyle w:val="Heading2"/>
      </w:pPr>
      <w:r>
        <w:t xml:space="preserve">Does your system </w:t>
      </w:r>
      <w:proofErr w:type="gramStart"/>
      <w:r>
        <w:t>have the ability to</w:t>
      </w:r>
      <w:proofErr w:type="gramEnd"/>
      <w:r>
        <w:t xml:space="preserve"> integrate with an Identity Management system?  If so, please describe interface services that might be available for integration.  </w:t>
      </w:r>
    </w:p>
    <w:p w14:paraId="5E166D50" w14:textId="77777777" w:rsidR="00216662" w:rsidRDefault="00216662" w:rsidP="00216662">
      <w:pPr>
        <w:ind w:left="576"/>
        <w:rPr>
          <w:rFonts w:cs="Calibri"/>
        </w:rPr>
      </w:pPr>
      <w:r>
        <w:rPr>
          <w:rFonts w:cs="Calibri"/>
        </w:rPr>
        <w:fldChar w:fldCharType="begin">
          <w:ffData>
            <w:name w:val="Check1"/>
            <w:enabled/>
            <w:calcOnExit w:val="0"/>
            <w:checkBox>
              <w:sizeAuto/>
              <w:default w:val="0"/>
              <w:checked w:val="0"/>
            </w:checkBox>
          </w:ffData>
        </w:fldChar>
      </w:r>
      <w:r>
        <w:rPr>
          <w:rFonts w:cs="Calibri"/>
        </w:rPr>
        <w:instrText xml:space="preserve"> FORMCHECKBOX </w:instrText>
      </w:r>
      <w:r w:rsidR="00363B73">
        <w:rPr>
          <w:rFonts w:cs="Calibri"/>
        </w:rPr>
      </w:r>
      <w:r w:rsidR="00363B73">
        <w:rPr>
          <w:rFonts w:cs="Calibri"/>
        </w:rPr>
        <w:fldChar w:fldCharType="separate"/>
      </w:r>
      <w:r>
        <w:rPr>
          <w:rFonts w:cs="Calibri"/>
        </w:rPr>
        <w:fldChar w:fldCharType="end"/>
      </w:r>
      <w:r>
        <w:rPr>
          <w:rFonts w:cs="Calibri"/>
        </w:rPr>
        <w:t xml:space="preserve"> Yes</w:t>
      </w:r>
    </w:p>
    <w:p w14:paraId="1D6C6B8F" w14:textId="7F7D1BCF" w:rsidR="00216662" w:rsidRDefault="00B117EC" w:rsidP="00216662">
      <w:pPr>
        <w:ind w:left="576"/>
        <w:rPr>
          <w:rFonts w:cs="Calibri"/>
        </w:rPr>
      </w:pPr>
      <w:ins w:id="234" w:author="Bruno Bendavid [2]" w:date="2019-05-27T15:46:00Z">
        <w:r>
          <w:rPr>
            <w:rFonts w:cs="Calibri"/>
          </w:rPr>
          <w:fldChar w:fldCharType="begin">
            <w:ffData>
              <w:name w:val=""/>
              <w:enabled/>
              <w:calcOnExit w:val="0"/>
              <w:checkBox>
                <w:sizeAuto/>
                <w:default w:val="1"/>
              </w:checkBox>
            </w:ffData>
          </w:fldChar>
        </w:r>
        <w:r>
          <w:rPr>
            <w:rFonts w:cs="Calibri"/>
          </w:rPr>
          <w:instrText xml:space="preserve"> FORMCHECKBOX </w:instrText>
        </w:r>
        <w:r>
          <w:rPr>
            <w:rFonts w:cs="Calibri"/>
          </w:rPr>
        </w:r>
        <w:r>
          <w:rPr>
            <w:rFonts w:cs="Calibri"/>
          </w:rPr>
          <w:fldChar w:fldCharType="end"/>
        </w:r>
      </w:ins>
      <w:del w:id="235" w:author="Bruno Bendavid [2]" w:date="2019-05-27T15:46:00Z">
        <w:r w:rsidR="00216662" w:rsidDel="00B117EC">
          <w:rPr>
            <w:rFonts w:cs="Calibri"/>
          </w:rPr>
          <w:fldChar w:fldCharType="begin"/>
        </w:r>
        <w:r w:rsidR="00216662" w:rsidDel="00B117EC">
          <w:rPr>
            <w:rFonts w:cs="Calibri"/>
          </w:rPr>
          <w:delInstrText xml:space="preserve"> FORMCHECKBOX </w:delInstrText>
        </w:r>
        <w:r w:rsidR="00363B73" w:rsidDel="00B117EC">
          <w:rPr>
            <w:rFonts w:cs="Calibri"/>
          </w:rPr>
          <w:fldChar w:fldCharType="separate"/>
        </w:r>
        <w:r w:rsidR="00216662" w:rsidDel="00B117EC">
          <w:rPr>
            <w:rFonts w:cs="Calibri"/>
          </w:rPr>
          <w:fldChar w:fldCharType="end"/>
        </w:r>
      </w:del>
      <w:r w:rsidR="00216662">
        <w:rPr>
          <w:rFonts w:cs="Calibri"/>
        </w:rPr>
        <w:t xml:space="preserve"> No</w:t>
      </w:r>
    </w:p>
    <w:p w14:paraId="63670A17" w14:textId="77777777" w:rsidR="00216662" w:rsidRDefault="00216662" w:rsidP="00216662">
      <w:pPr>
        <w:ind w:firstLine="576"/>
        <w:rPr>
          <w:rFonts w:cs="Calibri"/>
        </w:rPr>
      </w:pPr>
      <w:r>
        <w:rPr>
          <w:rFonts w:cs="Calibri"/>
        </w:rPr>
        <w:t xml:space="preserve">Please explain or provide additional comments:  </w:t>
      </w:r>
    </w:p>
    <w:p w14:paraId="02FAF697" w14:textId="77777777" w:rsidR="00216662" w:rsidRDefault="00216662" w:rsidP="00216662">
      <w:pPr>
        <w:ind w:firstLine="576"/>
        <w:rPr>
          <w:rFonts w:cs="Calibri"/>
        </w:rPr>
      </w:pPr>
      <w:r>
        <w:rPr>
          <w:rFonts w:cs="Calibri"/>
        </w:rPr>
        <w:fldChar w:fldCharType="begin">
          <w:ffData>
            <w:name w:val=""/>
            <w:enabled/>
            <w:calcOnExit w:val="0"/>
            <w:textInput/>
          </w:ffData>
        </w:fldChar>
      </w:r>
      <w:r>
        <w:rPr>
          <w:rFonts w:cs="Calibri"/>
        </w:rPr>
        <w:instrText xml:space="preserve"> FORMTEXT </w:instrText>
      </w:r>
      <w:r>
        <w:rPr>
          <w:rFonts w:cs="Calibri"/>
        </w:rPr>
      </w:r>
      <w:r>
        <w:rPr>
          <w:rFonts w:cs="Calibri"/>
        </w:rPr>
        <w:fldChar w:fldCharType="separate"/>
      </w:r>
      <w:r>
        <w:rPr>
          <w:rFonts w:cs="Calibri"/>
        </w:rPr>
        <w:t> </w:t>
      </w:r>
      <w:r>
        <w:rPr>
          <w:rFonts w:cs="Calibri"/>
        </w:rPr>
        <w:t> </w:t>
      </w:r>
      <w:r>
        <w:rPr>
          <w:rFonts w:cs="Calibri"/>
        </w:rPr>
        <w:t> </w:t>
      </w:r>
      <w:r>
        <w:rPr>
          <w:rFonts w:cs="Calibri"/>
        </w:rPr>
        <w:t> </w:t>
      </w:r>
      <w:r>
        <w:rPr>
          <w:rFonts w:cs="Calibri"/>
        </w:rPr>
        <w:t> </w:t>
      </w:r>
      <w:r>
        <w:rPr>
          <w:rFonts w:cs="Calibri"/>
        </w:rPr>
        <w:fldChar w:fldCharType="end"/>
      </w:r>
    </w:p>
    <w:p w14:paraId="70D2B759" w14:textId="77777777" w:rsidR="00216662" w:rsidRDefault="00216662" w:rsidP="00216662">
      <w:pPr>
        <w:pStyle w:val="Heading2"/>
      </w:pPr>
      <w:r w:rsidRPr="009725EE">
        <w:rPr>
          <w:rPrChange w:id="236" w:author="Bruno Bendavid [2]" w:date="2019-05-27T23:19:00Z">
            <w:rPr/>
          </w:rPrChange>
        </w:rPr>
        <w:t>List all Service Accounts that will be utilized by the system</w:t>
      </w:r>
      <w:bookmarkStart w:id="237" w:name="_GoBack"/>
      <w:bookmarkEnd w:id="237"/>
      <w:r>
        <w:t xml:space="preserve">.  </w:t>
      </w:r>
    </w:p>
    <w:p w14:paraId="5ED0CFE3" w14:textId="63258CDB" w:rsidR="00216662" w:rsidRDefault="00216662" w:rsidP="00216662">
      <w:pPr>
        <w:ind w:firstLine="576"/>
        <w:rPr>
          <w:rFonts w:cs="Calibri"/>
        </w:rPr>
      </w:pPr>
      <w:del w:id="238" w:author="Bruno Bendavid [2]" w:date="2019-05-27T23:19:00Z">
        <w:r w:rsidRPr="009725EE" w:rsidDel="009725EE">
          <w:rPr>
            <w:rFonts w:cs="Calibri"/>
            <w:highlight w:val="yellow"/>
            <w:rPrChange w:id="239" w:author="Bruno Bendavid [2]" w:date="2019-05-27T23:19:00Z">
              <w:rPr>
                <w:rFonts w:cs="Calibri"/>
              </w:rPr>
            </w:rPrChange>
          </w:rPr>
          <w:fldChar w:fldCharType="begin">
            <w:ffData>
              <w:name w:val=""/>
              <w:enabled/>
              <w:calcOnExit w:val="0"/>
              <w:textInput/>
            </w:ffData>
          </w:fldChar>
        </w:r>
        <w:r w:rsidRPr="009725EE" w:rsidDel="009725EE">
          <w:rPr>
            <w:rFonts w:cs="Calibri"/>
            <w:highlight w:val="yellow"/>
            <w:rPrChange w:id="240" w:author="Bruno Bendavid [2]" w:date="2019-05-27T23:19:00Z">
              <w:rPr>
                <w:rFonts w:cs="Calibri"/>
              </w:rPr>
            </w:rPrChange>
          </w:rPr>
          <w:delInstrText xml:space="preserve"> FORMTEXT </w:delInstrText>
        </w:r>
        <w:r w:rsidRPr="009725EE" w:rsidDel="009725EE">
          <w:rPr>
            <w:rFonts w:cs="Calibri"/>
            <w:highlight w:val="yellow"/>
            <w:rPrChange w:id="241" w:author="Bruno Bendavid [2]" w:date="2019-05-27T23:19:00Z">
              <w:rPr>
                <w:rFonts w:cs="Calibri"/>
              </w:rPr>
            </w:rPrChange>
          </w:rPr>
        </w:r>
        <w:r w:rsidRPr="009725EE" w:rsidDel="009725EE">
          <w:rPr>
            <w:rFonts w:cs="Calibri"/>
            <w:highlight w:val="yellow"/>
            <w:rPrChange w:id="242" w:author="Bruno Bendavid [2]" w:date="2019-05-27T23:19:00Z">
              <w:rPr>
                <w:rFonts w:cs="Calibri"/>
              </w:rPr>
            </w:rPrChange>
          </w:rPr>
          <w:fldChar w:fldCharType="separate"/>
        </w:r>
        <w:r w:rsidRPr="009725EE" w:rsidDel="009725EE">
          <w:rPr>
            <w:rFonts w:cs="Calibri"/>
            <w:highlight w:val="yellow"/>
            <w:rPrChange w:id="243" w:author="Bruno Bendavid [2]" w:date="2019-05-27T23:19:00Z">
              <w:rPr>
                <w:rFonts w:cs="Calibri"/>
              </w:rPr>
            </w:rPrChange>
          </w:rPr>
          <w:delText> </w:delText>
        </w:r>
        <w:r w:rsidRPr="009725EE" w:rsidDel="009725EE">
          <w:rPr>
            <w:rFonts w:cs="Calibri"/>
            <w:highlight w:val="yellow"/>
            <w:rPrChange w:id="244" w:author="Bruno Bendavid [2]" w:date="2019-05-27T23:19:00Z">
              <w:rPr>
                <w:rFonts w:cs="Calibri"/>
              </w:rPr>
            </w:rPrChange>
          </w:rPr>
          <w:delText> </w:delText>
        </w:r>
        <w:r w:rsidRPr="009725EE" w:rsidDel="009725EE">
          <w:rPr>
            <w:rFonts w:cs="Calibri"/>
            <w:highlight w:val="yellow"/>
            <w:rPrChange w:id="245" w:author="Bruno Bendavid [2]" w:date="2019-05-27T23:19:00Z">
              <w:rPr>
                <w:rFonts w:cs="Calibri"/>
              </w:rPr>
            </w:rPrChange>
          </w:rPr>
          <w:delText> </w:delText>
        </w:r>
        <w:r w:rsidRPr="009725EE" w:rsidDel="009725EE">
          <w:rPr>
            <w:rFonts w:cs="Calibri"/>
            <w:highlight w:val="yellow"/>
            <w:rPrChange w:id="246" w:author="Bruno Bendavid [2]" w:date="2019-05-27T23:19:00Z">
              <w:rPr>
                <w:rFonts w:cs="Calibri"/>
              </w:rPr>
            </w:rPrChange>
          </w:rPr>
          <w:delText> </w:delText>
        </w:r>
        <w:r w:rsidRPr="009725EE" w:rsidDel="009725EE">
          <w:rPr>
            <w:rFonts w:cs="Calibri"/>
            <w:highlight w:val="yellow"/>
            <w:rPrChange w:id="247" w:author="Bruno Bendavid [2]" w:date="2019-05-27T23:19:00Z">
              <w:rPr>
                <w:rFonts w:cs="Calibri"/>
              </w:rPr>
            </w:rPrChange>
          </w:rPr>
          <w:delText> </w:delText>
        </w:r>
        <w:r w:rsidRPr="009725EE" w:rsidDel="009725EE">
          <w:rPr>
            <w:rFonts w:cs="Calibri"/>
            <w:highlight w:val="yellow"/>
            <w:rPrChange w:id="248" w:author="Bruno Bendavid [2]" w:date="2019-05-27T23:19:00Z">
              <w:rPr>
                <w:rFonts w:cs="Calibri"/>
              </w:rPr>
            </w:rPrChange>
          </w:rPr>
          <w:fldChar w:fldCharType="end"/>
        </w:r>
      </w:del>
      <w:ins w:id="249" w:author="Bruno Bendavid [2]" w:date="2019-05-27T23:19:00Z">
        <w:r w:rsidR="009725EE" w:rsidRPr="009725EE">
          <w:rPr>
            <w:rFonts w:cs="Calibri"/>
            <w:highlight w:val="yellow"/>
            <w:rPrChange w:id="250" w:author="Bruno Bendavid [2]" w:date="2019-05-27T23:19:00Z">
              <w:rPr>
                <w:rFonts w:cs="Calibri"/>
              </w:rPr>
            </w:rPrChange>
          </w:rPr>
          <w:t>Question unclear?</w:t>
        </w:r>
      </w:ins>
    </w:p>
    <w:p w14:paraId="0BC4204B" w14:textId="77777777" w:rsidR="00216662" w:rsidRDefault="00216662" w:rsidP="00216662">
      <w:pPr>
        <w:pStyle w:val="Heading2"/>
      </w:pPr>
      <w:r>
        <w:t xml:space="preserve">Will the system be accessed by users (end users, support, vendors) remotely? </w:t>
      </w:r>
    </w:p>
    <w:p w14:paraId="7E179524" w14:textId="2DCD9E30" w:rsidR="00216662" w:rsidRDefault="00F346B0" w:rsidP="00216662">
      <w:pPr>
        <w:ind w:left="576"/>
        <w:rPr>
          <w:rFonts w:cs="Calibri"/>
        </w:rPr>
      </w:pPr>
      <w:ins w:id="251" w:author="Bruno Bendavid [2]" w:date="2019-05-27T15:47:00Z">
        <w:r>
          <w:rPr>
            <w:rFonts w:cs="Calibri"/>
          </w:rPr>
          <w:fldChar w:fldCharType="begin">
            <w:ffData>
              <w:name w:val=""/>
              <w:enabled/>
              <w:calcOnExit w:val="0"/>
              <w:checkBox>
                <w:sizeAuto/>
                <w:default w:val="1"/>
              </w:checkBox>
            </w:ffData>
          </w:fldChar>
        </w:r>
        <w:r>
          <w:rPr>
            <w:rFonts w:cs="Calibri"/>
          </w:rPr>
          <w:instrText xml:space="preserve"> FORMCHECKBOX </w:instrText>
        </w:r>
        <w:r>
          <w:rPr>
            <w:rFonts w:cs="Calibri"/>
          </w:rPr>
        </w:r>
        <w:r>
          <w:rPr>
            <w:rFonts w:cs="Calibri"/>
          </w:rPr>
          <w:fldChar w:fldCharType="end"/>
        </w:r>
      </w:ins>
      <w:del w:id="252" w:author="Bruno Bendavid [2]" w:date="2019-05-27T15:47:00Z">
        <w:r w:rsidR="00216662" w:rsidDel="00F346B0">
          <w:rPr>
            <w:rFonts w:cs="Calibri"/>
          </w:rPr>
          <w:fldChar w:fldCharType="begin"/>
        </w:r>
        <w:r w:rsidR="00216662" w:rsidDel="00F346B0">
          <w:rPr>
            <w:rFonts w:cs="Calibri"/>
          </w:rPr>
          <w:delInstrText xml:space="preserve"> FORMCHECKBOX </w:delInstrText>
        </w:r>
        <w:r w:rsidR="00363B73" w:rsidDel="00F346B0">
          <w:rPr>
            <w:rFonts w:cs="Calibri"/>
          </w:rPr>
          <w:fldChar w:fldCharType="separate"/>
        </w:r>
        <w:r w:rsidR="00216662" w:rsidDel="00F346B0">
          <w:rPr>
            <w:rFonts w:cs="Calibri"/>
          </w:rPr>
          <w:fldChar w:fldCharType="end"/>
        </w:r>
      </w:del>
      <w:r w:rsidR="00216662">
        <w:rPr>
          <w:rFonts w:cs="Calibri"/>
        </w:rPr>
        <w:t xml:space="preserve"> Yes</w:t>
      </w:r>
    </w:p>
    <w:p w14:paraId="69C1733F" w14:textId="77777777" w:rsidR="00216662" w:rsidRDefault="00216662" w:rsidP="00216662">
      <w:pPr>
        <w:ind w:left="576"/>
        <w:rPr>
          <w:rFonts w:cs="Calibri"/>
        </w:rPr>
      </w:pPr>
      <w:r>
        <w:rPr>
          <w:rFonts w:cs="Calibri"/>
        </w:rPr>
        <w:fldChar w:fldCharType="begin">
          <w:ffData>
            <w:name w:val="Check1"/>
            <w:enabled/>
            <w:calcOnExit w:val="0"/>
            <w:checkBox>
              <w:sizeAuto/>
              <w:default w:val="0"/>
            </w:checkBox>
          </w:ffData>
        </w:fldChar>
      </w:r>
      <w:r>
        <w:rPr>
          <w:rFonts w:cs="Calibri"/>
        </w:rPr>
        <w:instrText xml:space="preserve"> FORMCHECKBOX </w:instrText>
      </w:r>
      <w:r w:rsidR="00363B73">
        <w:rPr>
          <w:rFonts w:cs="Calibri"/>
        </w:rPr>
      </w:r>
      <w:r w:rsidR="00363B73">
        <w:rPr>
          <w:rFonts w:cs="Calibri"/>
        </w:rPr>
        <w:fldChar w:fldCharType="separate"/>
      </w:r>
      <w:r>
        <w:rPr>
          <w:rFonts w:cs="Calibri"/>
        </w:rPr>
        <w:fldChar w:fldCharType="end"/>
      </w:r>
      <w:r>
        <w:rPr>
          <w:rFonts w:cs="Calibri"/>
        </w:rPr>
        <w:t xml:space="preserve"> No</w:t>
      </w:r>
    </w:p>
    <w:p w14:paraId="3D6F2AC1" w14:textId="77777777" w:rsidR="00216662" w:rsidRDefault="00216662" w:rsidP="00216662">
      <w:pPr>
        <w:ind w:left="576"/>
        <w:rPr>
          <w:rFonts w:cs="Calibri"/>
        </w:rPr>
      </w:pPr>
      <w:r>
        <w:rPr>
          <w:rFonts w:cs="Calibri"/>
        </w:rPr>
        <w:t xml:space="preserve">If “Yes”, describe the use cases for remote access, such as vendors for remote support or employees for data processing.  </w:t>
      </w:r>
    </w:p>
    <w:p w14:paraId="6CC7F30B" w14:textId="2AB011F3" w:rsidR="00216662" w:rsidRDefault="00216662" w:rsidP="001B4294">
      <w:pPr>
        <w:ind w:left="576"/>
        <w:rPr>
          <w:rFonts w:cs="Calibri"/>
        </w:rPr>
        <w:pPrChange w:id="253" w:author="Bruno Bendavid [2]" w:date="2019-05-27T15:48:00Z">
          <w:pPr>
            <w:ind w:firstLine="576"/>
          </w:pPr>
        </w:pPrChange>
      </w:pPr>
      <w:del w:id="254" w:author="Bruno Bendavid [2]" w:date="2019-05-27T15:47:00Z">
        <w:r w:rsidDel="00F346B0">
          <w:rPr>
            <w:rFonts w:cs="Calibri"/>
          </w:rPr>
          <w:fldChar w:fldCharType="begin">
            <w:ffData>
              <w:name w:val=""/>
              <w:enabled/>
              <w:calcOnExit w:val="0"/>
              <w:textInput/>
            </w:ffData>
          </w:fldChar>
        </w:r>
        <w:r w:rsidDel="00F346B0">
          <w:rPr>
            <w:rFonts w:cs="Calibri"/>
          </w:rPr>
          <w:delInstrText xml:space="preserve"> FORMTEXT </w:delInstrText>
        </w:r>
        <w:r w:rsidDel="00F346B0">
          <w:rPr>
            <w:rFonts w:cs="Calibri"/>
          </w:rPr>
        </w:r>
        <w:r w:rsidDel="00F346B0">
          <w:rPr>
            <w:rFonts w:cs="Calibri"/>
          </w:rPr>
          <w:fldChar w:fldCharType="separate"/>
        </w:r>
        <w:r w:rsidDel="00F346B0">
          <w:rPr>
            <w:rFonts w:cs="Calibri"/>
          </w:rPr>
          <w:delText> </w:delText>
        </w:r>
        <w:r w:rsidDel="00F346B0">
          <w:rPr>
            <w:rFonts w:cs="Calibri"/>
          </w:rPr>
          <w:delText> </w:delText>
        </w:r>
        <w:r w:rsidDel="00F346B0">
          <w:rPr>
            <w:rFonts w:cs="Calibri"/>
          </w:rPr>
          <w:delText> </w:delText>
        </w:r>
        <w:r w:rsidDel="00F346B0">
          <w:rPr>
            <w:rFonts w:cs="Calibri"/>
          </w:rPr>
          <w:delText> </w:delText>
        </w:r>
        <w:r w:rsidDel="00F346B0">
          <w:rPr>
            <w:rFonts w:cs="Calibri"/>
          </w:rPr>
          <w:delText> </w:delText>
        </w:r>
        <w:r w:rsidDel="00F346B0">
          <w:rPr>
            <w:rFonts w:cs="Calibri"/>
          </w:rPr>
          <w:fldChar w:fldCharType="end"/>
        </w:r>
      </w:del>
      <w:ins w:id="255" w:author="Bruno Bendavid [2]" w:date="2019-05-27T15:47:00Z">
        <w:r w:rsidR="00F346B0">
          <w:rPr>
            <w:rFonts w:cs="Calibri"/>
          </w:rPr>
          <w:t xml:space="preserve">Only PeriGen Operations/Support staff have access to customer system via </w:t>
        </w:r>
        <w:proofErr w:type="spellStart"/>
        <w:r w:rsidR="00F346B0">
          <w:rPr>
            <w:rFonts w:cs="Calibri"/>
          </w:rPr>
          <w:t>Secu</w:t>
        </w:r>
        <w:r w:rsidR="001B4294">
          <w:rPr>
            <w:rFonts w:cs="Calibri"/>
          </w:rPr>
          <w:t>r</w:t>
        </w:r>
        <w:r w:rsidR="00F346B0">
          <w:rPr>
            <w:rFonts w:cs="Calibri"/>
          </w:rPr>
          <w:t>eLink</w:t>
        </w:r>
        <w:proofErr w:type="spellEnd"/>
        <w:r w:rsidR="001B4294">
          <w:rPr>
            <w:rFonts w:cs="Calibri"/>
          </w:rPr>
          <w:t xml:space="preserve"> (a secure service that needs to be configure</w:t>
        </w:r>
      </w:ins>
      <w:ins w:id="256" w:author="Bruno Bendavid [2]" w:date="2019-05-27T15:48:00Z">
        <w:r w:rsidR="001B4294">
          <w:rPr>
            <w:rFonts w:cs="Calibri"/>
          </w:rPr>
          <w:t>d and approved by the customer)</w:t>
        </w:r>
        <w:r w:rsidR="00410586">
          <w:rPr>
            <w:rFonts w:cs="Calibri"/>
          </w:rPr>
          <w:t>. Access is only performed for support, maintenance or installation activities.</w:t>
        </w:r>
      </w:ins>
    </w:p>
    <w:p w14:paraId="4DC3F165" w14:textId="77777777" w:rsidR="00216662" w:rsidRDefault="00216662" w:rsidP="00216662">
      <w:pPr>
        <w:pStyle w:val="Heading2"/>
      </w:pPr>
      <w:r>
        <w:lastRenderedPageBreak/>
        <w:t xml:space="preserve">Does your system support 2-factor authentication?  </w:t>
      </w:r>
    </w:p>
    <w:p w14:paraId="71108807" w14:textId="0777DC66" w:rsidR="00216662" w:rsidRDefault="00F066A5" w:rsidP="00216662">
      <w:pPr>
        <w:ind w:left="576"/>
        <w:rPr>
          <w:rFonts w:cs="Calibri"/>
        </w:rPr>
      </w:pPr>
      <w:ins w:id="257" w:author="Bruno Bendavid [2]" w:date="2019-05-27T15:48:00Z">
        <w:r>
          <w:rPr>
            <w:rFonts w:cs="Calibri"/>
          </w:rPr>
          <w:fldChar w:fldCharType="begin">
            <w:ffData>
              <w:name w:val=""/>
              <w:enabled/>
              <w:calcOnExit w:val="0"/>
              <w:checkBox>
                <w:sizeAuto/>
                <w:default w:val="1"/>
              </w:checkBox>
            </w:ffData>
          </w:fldChar>
        </w:r>
        <w:r>
          <w:rPr>
            <w:rFonts w:cs="Calibri"/>
          </w:rPr>
          <w:instrText xml:space="preserve"> FORMCHECKBOX </w:instrText>
        </w:r>
        <w:r>
          <w:rPr>
            <w:rFonts w:cs="Calibri"/>
          </w:rPr>
        </w:r>
        <w:r>
          <w:rPr>
            <w:rFonts w:cs="Calibri"/>
          </w:rPr>
          <w:fldChar w:fldCharType="end"/>
        </w:r>
      </w:ins>
      <w:del w:id="258" w:author="Bruno Bendavid [2]" w:date="2019-05-27T15:48:00Z">
        <w:r w:rsidR="00216662" w:rsidDel="00F066A5">
          <w:rPr>
            <w:rFonts w:cs="Calibri"/>
          </w:rPr>
          <w:fldChar w:fldCharType="begin"/>
        </w:r>
        <w:r w:rsidR="00216662" w:rsidDel="00F066A5">
          <w:rPr>
            <w:rFonts w:cs="Calibri"/>
          </w:rPr>
          <w:delInstrText xml:space="preserve"> FORMCHECKBOX </w:delInstrText>
        </w:r>
        <w:r w:rsidR="00363B73" w:rsidDel="00F066A5">
          <w:rPr>
            <w:rFonts w:cs="Calibri"/>
          </w:rPr>
          <w:fldChar w:fldCharType="separate"/>
        </w:r>
        <w:r w:rsidR="00216662" w:rsidDel="00F066A5">
          <w:rPr>
            <w:rFonts w:cs="Calibri"/>
          </w:rPr>
          <w:fldChar w:fldCharType="end"/>
        </w:r>
      </w:del>
      <w:r w:rsidR="00216662">
        <w:rPr>
          <w:rFonts w:cs="Calibri"/>
        </w:rPr>
        <w:t xml:space="preserve"> Yes</w:t>
      </w:r>
    </w:p>
    <w:p w14:paraId="223F7AAB" w14:textId="77777777" w:rsidR="00216662" w:rsidRDefault="00216662" w:rsidP="00216662">
      <w:pPr>
        <w:ind w:left="576"/>
        <w:rPr>
          <w:rFonts w:cs="Calibri"/>
        </w:rPr>
      </w:pPr>
      <w:r>
        <w:rPr>
          <w:rFonts w:cs="Calibri"/>
        </w:rPr>
        <w:fldChar w:fldCharType="begin">
          <w:ffData>
            <w:name w:val="Check1"/>
            <w:enabled/>
            <w:calcOnExit w:val="0"/>
            <w:checkBox>
              <w:sizeAuto/>
              <w:default w:val="0"/>
              <w:checked w:val="0"/>
            </w:checkBox>
          </w:ffData>
        </w:fldChar>
      </w:r>
      <w:r>
        <w:rPr>
          <w:rFonts w:cs="Calibri"/>
        </w:rPr>
        <w:instrText xml:space="preserve"> FORMCHECKBOX </w:instrText>
      </w:r>
      <w:r w:rsidR="00363B73">
        <w:rPr>
          <w:rFonts w:cs="Calibri"/>
        </w:rPr>
      </w:r>
      <w:r w:rsidR="00363B73">
        <w:rPr>
          <w:rFonts w:cs="Calibri"/>
        </w:rPr>
        <w:fldChar w:fldCharType="separate"/>
      </w:r>
      <w:r>
        <w:rPr>
          <w:rFonts w:cs="Calibri"/>
        </w:rPr>
        <w:fldChar w:fldCharType="end"/>
      </w:r>
      <w:r>
        <w:rPr>
          <w:rFonts w:cs="Calibri"/>
        </w:rPr>
        <w:t xml:space="preserve"> No</w:t>
      </w:r>
    </w:p>
    <w:p w14:paraId="7851AAFD" w14:textId="77777777" w:rsidR="00216662" w:rsidRDefault="00216662" w:rsidP="00216662">
      <w:pPr>
        <w:ind w:firstLine="576"/>
        <w:rPr>
          <w:rFonts w:cs="Calibri"/>
        </w:rPr>
      </w:pPr>
      <w:r>
        <w:rPr>
          <w:rFonts w:cs="Calibri"/>
        </w:rPr>
        <w:t xml:space="preserve">Please explain or provide additional comments:  </w:t>
      </w:r>
    </w:p>
    <w:p w14:paraId="7019A6F1" w14:textId="245F9E53" w:rsidR="00216662" w:rsidRDefault="00216662" w:rsidP="00216662">
      <w:pPr>
        <w:ind w:firstLine="576"/>
        <w:rPr>
          <w:rFonts w:asciiTheme="majorHAnsi" w:eastAsiaTheme="majorEastAsia" w:hAnsiTheme="majorHAnsi" w:cstheme="majorBidi"/>
          <w:b/>
          <w:bCs/>
          <w:smallCaps/>
          <w:color w:val="000000" w:themeColor="text1"/>
          <w:sz w:val="36"/>
          <w:szCs w:val="36"/>
        </w:rPr>
      </w:pPr>
      <w:del w:id="259" w:author="Bruno Bendavid [2]" w:date="2019-05-27T15:48:00Z">
        <w:r w:rsidDel="00F066A5">
          <w:rPr>
            <w:rFonts w:cs="Calibri"/>
          </w:rPr>
          <w:fldChar w:fldCharType="begin">
            <w:ffData>
              <w:name w:val=""/>
              <w:enabled/>
              <w:calcOnExit w:val="0"/>
              <w:textInput/>
            </w:ffData>
          </w:fldChar>
        </w:r>
        <w:r w:rsidDel="00F066A5">
          <w:rPr>
            <w:rFonts w:cs="Calibri"/>
          </w:rPr>
          <w:delInstrText xml:space="preserve"> FORMTEXT </w:delInstrText>
        </w:r>
        <w:r w:rsidDel="00F066A5">
          <w:rPr>
            <w:rFonts w:cs="Calibri"/>
          </w:rPr>
        </w:r>
        <w:r w:rsidDel="00F066A5">
          <w:rPr>
            <w:rFonts w:cs="Calibri"/>
          </w:rPr>
          <w:fldChar w:fldCharType="separate"/>
        </w:r>
        <w:r w:rsidDel="00F066A5">
          <w:rPr>
            <w:rFonts w:cs="Calibri"/>
          </w:rPr>
          <w:delText> </w:delText>
        </w:r>
        <w:r w:rsidDel="00F066A5">
          <w:rPr>
            <w:rFonts w:cs="Calibri"/>
          </w:rPr>
          <w:delText> </w:delText>
        </w:r>
        <w:r w:rsidDel="00F066A5">
          <w:rPr>
            <w:rFonts w:cs="Calibri"/>
          </w:rPr>
          <w:delText> </w:delText>
        </w:r>
        <w:r w:rsidDel="00F066A5">
          <w:rPr>
            <w:rFonts w:cs="Calibri"/>
          </w:rPr>
          <w:delText> </w:delText>
        </w:r>
        <w:r w:rsidDel="00F066A5">
          <w:rPr>
            <w:rFonts w:cs="Calibri"/>
          </w:rPr>
          <w:delText> </w:delText>
        </w:r>
        <w:r w:rsidDel="00F066A5">
          <w:rPr>
            <w:rFonts w:cs="Calibri"/>
          </w:rPr>
          <w:fldChar w:fldCharType="end"/>
        </w:r>
      </w:del>
      <w:proofErr w:type="spellStart"/>
      <w:ins w:id="260" w:author="Bruno Bendavid [2]" w:date="2019-05-27T15:48:00Z">
        <w:r w:rsidR="00F066A5">
          <w:rPr>
            <w:rFonts w:cs="Calibri"/>
          </w:rPr>
          <w:t>SecureLink</w:t>
        </w:r>
      </w:ins>
      <w:proofErr w:type="spellEnd"/>
      <w:ins w:id="261" w:author="Bruno Bendavid [2]" w:date="2019-05-27T15:49:00Z">
        <w:r w:rsidR="00F066A5">
          <w:rPr>
            <w:rFonts w:cs="Calibri"/>
          </w:rPr>
          <w:t xml:space="preserve"> service relies on 2 factor </w:t>
        </w:r>
        <w:proofErr w:type="gramStart"/>
        <w:r w:rsidR="00F066A5">
          <w:rPr>
            <w:rFonts w:cs="Calibri"/>
          </w:rPr>
          <w:t>authentication</w:t>
        </w:r>
        <w:proofErr w:type="gramEnd"/>
        <w:r w:rsidR="00F066A5">
          <w:rPr>
            <w:rFonts w:cs="Calibri"/>
          </w:rPr>
          <w:t>.</w:t>
        </w:r>
      </w:ins>
    </w:p>
    <w:p w14:paraId="23264F48" w14:textId="77777777" w:rsidR="00216662" w:rsidRDefault="00216662" w:rsidP="00216662">
      <w:pPr>
        <w:pStyle w:val="Heading2"/>
      </w:pPr>
      <w:r>
        <w:t xml:space="preserve">Please provide any additional comments specific to this section, if necessary:  </w:t>
      </w:r>
    </w:p>
    <w:p w14:paraId="0FBC4E02" w14:textId="77777777" w:rsidR="00216662" w:rsidRDefault="00216662" w:rsidP="00216662">
      <w:pPr>
        <w:ind w:firstLine="576"/>
        <w:rPr>
          <w:rFonts w:cs="Calibri"/>
        </w:rPr>
      </w:pPr>
      <w:r>
        <w:rPr>
          <w:rFonts w:cs="Calibri"/>
        </w:rPr>
        <w:fldChar w:fldCharType="begin">
          <w:ffData>
            <w:name w:val=""/>
            <w:enabled/>
            <w:calcOnExit w:val="0"/>
            <w:textInput/>
          </w:ffData>
        </w:fldChar>
      </w:r>
      <w:r>
        <w:rPr>
          <w:rFonts w:cs="Calibri"/>
        </w:rPr>
        <w:instrText xml:space="preserve"> FORMTEXT </w:instrText>
      </w:r>
      <w:r>
        <w:rPr>
          <w:rFonts w:cs="Calibri"/>
        </w:rPr>
      </w:r>
      <w:r>
        <w:rPr>
          <w:rFonts w:cs="Calibri"/>
        </w:rPr>
        <w:fldChar w:fldCharType="separate"/>
      </w:r>
      <w:r>
        <w:rPr>
          <w:rFonts w:cs="Calibri"/>
        </w:rPr>
        <w:t> </w:t>
      </w:r>
      <w:r>
        <w:rPr>
          <w:rFonts w:cs="Calibri"/>
        </w:rPr>
        <w:t> </w:t>
      </w:r>
      <w:r>
        <w:rPr>
          <w:rFonts w:cs="Calibri"/>
        </w:rPr>
        <w:t> </w:t>
      </w:r>
      <w:r>
        <w:rPr>
          <w:rFonts w:cs="Calibri"/>
        </w:rPr>
        <w:t> </w:t>
      </w:r>
      <w:r>
        <w:rPr>
          <w:rFonts w:cs="Calibri"/>
        </w:rPr>
        <w:t> </w:t>
      </w:r>
      <w:r>
        <w:rPr>
          <w:rFonts w:cs="Calibri"/>
        </w:rPr>
        <w:fldChar w:fldCharType="end"/>
      </w:r>
    </w:p>
    <w:p w14:paraId="460955D4" w14:textId="77777777" w:rsidR="00216662" w:rsidRDefault="00216662" w:rsidP="00216662">
      <w:pPr>
        <w:rPr>
          <w:rFonts w:asciiTheme="majorHAnsi" w:eastAsiaTheme="majorEastAsia" w:hAnsiTheme="majorHAnsi" w:cstheme="majorBidi"/>
          <w:b/>
          <w:bCs/>
          <w:smallCaps/>
          <w:color w:val="000000" w:themeColor="text1"/>
          <w:sz w:val="36"/>
          <w:szCs w:val="36"/>
        </w:rPr>
      </w:pPr>
      <w:r>
        <w:br w:type="page"/>
      </w:r>
    </w:p>
    <w:p w14:paraId="6F2E7B35" w14:textId="77777777" w:rsidR="00216662" w:rsidRDefault="00216662" w:rsidP="00216662">
      <w:pPr>
        <w:pStyle w:val="Heading1"/>
      </w:pPr>
      <w:r>
        <w:lastRenderedPageBreak/>
        <w:t>Other</w:t>
      </w:r>
    </w:p>
    <w:p w14:paraId="65398E3F" w14:textId="77777777" w:rsidR="00216662" w:rsidRDefault="00216662" w:rsidP="00216662">
      <w:pPr>
        <w:pStyle w:val="Heading2"/>
      </w:pPr>
      <w:r>
        <w:t>Please provide any other comments or information regarding this assessment:</w:t>
      </w:r>
    </w:p>
    <w:p w14:paraId="6C12F999" w14:textId="77777777" w:rsidR="00216662" w:rsidRDefault="00216662" w:rsidP="00216662">
      <w:pPr>
        <w:ind w:firstLine="576"/>
        <w:rPr>
          <w:rFonts w:cs="Calibri"/>
        </w:rPr>
      </w:pPr>
      <w:r>
        <w:rPr>
          <w:rFonts w:cs="Calibri"/>
        </w:rPr>
        <w:fldChar w:fldCharType="begin">
          <w:ffData>
            <w:name w:val=""/>
            <w:enabled/>
            <w:calcOnExit w:val="0"/>
            <w:textInput/>
          </w:ffData>
        </w:fldChar>
      </w:r>
      <w:r>
        <w:rPr>
          <w:rFonts w:cs="Calibri"/>
        </w:rPr>
        <w:instrText xml:space="preserve"> FORMTEXT </w:instrText>
      </w:r>
      <w:r>
        <w:rPr>
          <w:rFonts w:cs="Calibri"/>
        </w:rPr>
      </w:r>
      <w:r>
        <w:rPr>
          <w:rFonts w:cs="Calibri"/>
        </w:rPr>
        <w:fldChar w:fldCharType="separate"/>
      </w:r>
      <w:r>
        <w:rPr>
          <w:rFonts w:cs="Calibri"/>
        </w:rPr>
        <w:t> </w:t>
      </w:r>
      <w:r>
        <w:rPr>
          <w:rFonts w:cs="Calibri"/>
        </w:rPr>
        <w:t> </w:t>
      </w:r>
      <w:r>
        <w:rPr>
          <w:rFonts w:cs="Calibri"/>
        </w:rPr>
        <w:t> </w:t>
      </w:r>
      <w:r>
        <w:rPr>
          <w:rFonts w:cs="Calibri"/>
        </w:rPr>
        <w:t> </w:t>
      </w:r>
      <w:r>
        <w:rPr>
          <w:rFonts w:cs="Calibri"/>
        </w:rPr>
        <w:t> </w:t>
      </w:r>
      <w:r>
        <w:rPr>
          <w:rFonts w:cs="Calibri"/>
        </w:rPr>
        <w:fldChar w:fldCharType="end"/>
      </w:r>
    </w:p>
    <w:p w14:paraId="2EFE664F" w14:textId="77777777" w:rsidR="00216662" w:rsidRDefault="00216662" w:rsidP="00216662"/>
    <w:p w14:paraId="70A7A4C3" w14:textId="77777777" w:rsidR="00216662" w:rsidRDefault="00216662" w:rsidP="00216662">
      <w:pPr>
        <w:pBdr>
          <w:bottom w:val="double" w:sz="4" w:space="1" w:color="595959" w:themeColor="text1" w:themeTint="A6"/>
        </w:pBdr>
      </w:pPr>
    </w:p>
    <w:p w14:paraId="6A68B24A" w14:textId="77777777" w:rsidR="00363B73" w:rsidRDefault="00363B73"/>
    <w:sectPr w:rsidR="00363B73">
      <w:headerReference w:type="default" r:id="rId13"/>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47802007" w14:textId="77777777" w:rsidR="00363B73" w:rsidRDefault="00363B73" w:rsidP="006B78E2">
      <w:pPr>
        <w:spacing w:after="0" w:line="240" w:lineRule="auto"/>
      </w:pPr>
      <w:r>
        <w:separator/>
      </w:r>
    </w:p>
  </w:endnote>
  <w:endnote w:type="continuationSeparator" w:id="0">
    <w:p w14:paraId="1AE40B02" w14:textId="77777777" w:rsidR="00363B73" w:rsidRDefault="00363B73" w:rsidP="006B78E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0A090EA7" w14:textId="77777777" w:rsidR="00363B73" w:rsidRDefault="00363B73" w:rsidP="006B78E2">
      <w:pPr>
        <w:spacing w:after="0" w:line="240" w:lineRule="auto"/>
      </w:pPr>
      <w:r>
        <w:separator/>
      </w:r>
    </w:p>
  </w:footnote>
  <w:footnote w:type="continuationSeparator" w:id="0">
    <w:p w14:paraId="11D26444" w14:textId="77777777" w:rsidR="00363B73" w:rsidRDefault="00363B73" w:rsidP="006B78E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1B06A472" w14:textId="77777777" w:rsidR="00363B73" w:rsidRDefault="00363B73">
    <w:pPr>
      <w:pStyle w:val="Header"/>
    </w:pPr>
    <w:r>
      <w:rPr>
        <w:noProof/>
        <w:lang w:bidi="he-IL"/>
      </w:rPr>
      <w:drawing>
        <wp:inline distT="0" distB="0" distL="0" distR="0" wp14:anchorId="622F0B2A" wp14:editId="41CC3508">
          <wp:extent cx="836930" cy="1056005"/>
          <wp:effectExtent l="0" t="0" r="1270" b="0"/>
          <wp:docPr id="2" name="Picture 2" descr="..\..\Logos\MIHScolorlogo.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Logos\MIHScolorlogo.gif"/>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836930" cy="1056005"/>
                  </a:xfrm>
                  <a:prstGeom prst="rect">
                    <a:avLst/>
                  </a:prstGeom>
                  <a:noFill/>
                  <a:ln>
                    <a:noFill/>
                  </a:ln>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1482775B"/>
    <w:multiLevelType w:val="multilevel"/>
    <w:tmpl w:val="2EE6B4C2"/>
    <w:lvl w:ilvl="0">
      <w:start w:val="1"/>
      <w:numFmt w:val="decimal"/>
      <w:pStyle w:val="Heading1"/>
      <w:lvlText w:val="%1"/>
      <w:lvlJc w:val="left"/>
      <w:pPr>
        <w:ind w:left="432" w:hanging="432"/>
      </w:pPr>
    </w:lvl>
    <w:lvl w:ilvl="1">
      <w:start w:val="1"/>
      <w:numFmt w:val="decimal"/>
      <w:pStyle w:val="Heading2"/>
      <w:lvlText w:val="%1.%2"/>
      <w:lvlJc w:val="left"/>
      <w:pPr>
        <w:ind w:left="576" w:hanging="576"/>
      </w:pPr>
      <w:rPr>
        <w:b w:val="0"/>
        <w:bCs w:val="0"/>
        <w:i w:val="0"/>
        <w:iCs w:val="0"/>
        <w:caps w:val="0"/>
        <w:smallCaps w:val="0"/>
        <w:strike w:val="0"/>
        <w:dstrike w:val="0"/>
        <w:noProof w:val="0"/>
        <w:vanish w:val="0"/>
        <w:webHidden w:val="0"/>
        <w:color w:val="00000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num w:numId="1">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5:person w15:author="Bruno Bendavid">
    <w15:presenceInfo w15:providerId="AD" w15:userId="S-1-5-21-1334196280-258225808-622671684-1002"/>
  </w15:person>
  <w15:person w15:author="Bruno Bendavid [2]">
    <w15:presenceInfo w15:providerId="AD" w15:userId="S-1-5-21-3288361497-2778159-5839192-1001"/>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90"/>
  <w:proofState w:spelling="clean" w:grammar="clean"/>
  <w:revisionView w:markup="0"/>
  <w:trackRevisions/>
  <w:defaultTabStop w:val="720"/>
  <w:characterSpacingControl w:val="doNotCompress"/>
  <w:hdrShapeDefaults>
    <o:shapedefaults v:ext="edit" spidmax="4097"/>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16662"/>
    <w:rsid w:val="00017304"/>
    <w:rsid w:val="0002541E"/>
    <w:rsid w:val="000379AF"/>
    <w:rsid w:val="00053076"/>
    <w:rsid w:val="00074DE5"/>
    <w:rsid w:val="000A0500"/>
    <w:rsid w:val="000B7E44"/>
    <w:rsid w:val="000C76ED"/>
    <w:rsid w:val="000D64F2"/>
    <w:rsid w:val="000F5D9A"/>
    <w:rsid w:val="00111400"/>
    <w:rsid w:val="001332DA"/>
    <w:rsid w:val="00133FF9"/>
    <w:rsid w:val="001519AF"/>
    <w:rsid w:val="001576B7"/>
    <w:rsid w:val="001B0217"/>
    <w:rsid w:val="001B4294"/>
    <w:rsid w:val="001B77E2"/>
    <w:rsid w:val="001F5654"/>
    <w:rsid w:val="00216662"/>
    <w:rsid w:val="00233F26"/>
    <w:rsid w:val="00283708"/>
    <w:rsid w:val="00284633"/>
    <w:rsid w:val="00285F38"/>
    <w:rsid w:val="002B3697"/>
    <w:rsid w:val="002F70B8"/>
    <w:rsid w:val="00300804"/>
    <w:rsid w:val="003027CD"/>
    <w:rsid w:val="003403CF"/>
    <w:rsid w:val="00363B73"/>
    <w:rsid w:val="003660E8"/>
    <w:rsid w:val="00375412"/>
    <w:rsid w:val="00387509"/>
    <w:rsid w:val="00395A6B"/>
    <w:rsid w:val="003C1F46"/>
    <w:rsid w:val="003D06AB"/>
    <w:rsid w:val="003E2D83"/>
    <w:rsid w:val="00410586"/>
    <w:rsid w:val="00413FC9"/>
    <w:rsid w:val="00421EEB"/>
    <w:rsid w:val="004417B8"/>
    <w:rsid w:val="004440F8"/>
    <w:rsid w:val="00481565"/>
    <w:rsid w:val="00485F36"/>
    <w:rsid w:val="00494075"/>
    <w:rsid w:val="004B24C2"/>
    <w:rsid w:val="004C04AA"/>
    <w:rsid w:val="004C32FA"/>
    <w:rsid w:val="005271AA"/>
    <w:rsid w:val="00527EA8"/>
    <w:rsid w:val="005521CF"/>
    <w:rsid w:val="00572BD5"/>
    <w:rsid w:val="005E0327"/>
    <w:rsid w:val="006346A4"/>
    <w:rsid w:val="00640891"/>
    <w:rsid w:val="0067198C"/>
    <w:rsid w:val="00672598"/>
    <w:rsid w:val="006A2905"/>
    <w:rsid w:val="006A7052"/>
    <w:rsid w:val="006B78E2"/>
    <w:rsid w:val="006C30B1"/>
    <w:rsid w:val="006C43A6"/>
    <w:rsid w:val="006F71E5"/>
    <w:rsid w:val="00725CE0"/>
    <w:rsid w:val="00796F21"/>
    <w:rsid w:val="007D4E3C"/>
    <w:rsid w:val="007E5A1A"/>
    <w:rsid w:val="007F1518"/>
    <w:rsid w:val="007F7DA5"/>
    <w:rsid w:val="00835DAD"/>
    <w:rsid w:val="00841C97"/>
    <w:rsid w:val="00846D4A"/>
    <w:rsid w:val="00854368"/>
    <w:rsid w:val="008829E3"/>
    <w:rsid w:val="008A60EF"/>
    <w:rsid w:val="008B2A7D"/>
    <w:rsid w:val="008B7B9F"/>
    <w:rsid w:val="008D3D04"/>
    <w:rsid w:val="008F5253"/>
    <w:rsid w:val="009136EE"/>
    <w:rsid w:val="00927DD3"/>
    <w:rsid w:val="00933250"/>
    <w:rsid w:val="009528B8"/>
    <w:rsid w:val="009725EE"/>
    <w:rsid w:val="00972ED5"/>
    <w:rsid w:val="00973B32"/>
    <w:rsid w:val="009B0457"/>
    <w:rsid w:val="009B15EF"/>
    <w:rsid w:val="009F40A8"/>
    <w:rsid w:val="009F747F"/>
    <w:rsid w:val="00A2317E"/>
    <w:rsid w:val="00A47985"/>
    <w:rsid w:val="00A64039"/>
    <w:rsid w:val="00A7519C"/>
    <w:rsid w:val="00A94439"/>
    <w:rsid w:val="00AE02F2"/>
    <w:rsid w:val="00AF1940"/>
    <w:rsid w:val="00B003F3"/>
    <w:rsid w:val="00B117EC"/>
    <w:rsid w:val="00B4481D"/>
    <w:rsid w:val="00B560DE"/>
    <w:rsid w:val="00B63468"/>
    <w:rsid w:val="00B83D2A"/>
    <w:rsid w:val="00BF5160"/>
    <w:rsid w:val="00C02AD8"/>
    <w:rsid w:val="00C42B12"/>
    <w:rsid w:val="00C673A1"/>
    <w:rsid w:val="00C96EC0"/>
    <w:rsid w:val="00CC42DC"/>
    <w:rsid w:val="00CF3F8C"/>
    <w:rsid w:val="00D04B0A"/>
    <w:rsid w:val="00D1382C"/>
    <w:rsid w:val="00D22173"/>
    <w:rsid w:val="00D5025B"/>
    <w:rsid w:val="00D56F90"/>
    <w:rsid w:val="00D76528"/>
    <w:rsid w:val="00DA5296"/>
    <w:rsid w:val="00DA7AED"/>
    <w:rsid w:val="00DC7D40"/>
    <w:rsid w:val="00E16A26"/>
    <w:rsid w:val="00E210EA"/>
    <w:rsid w:val="00E27138"/>
    <w:rsid w:val="00E3113E"/>
    <w:rsid w:val="00E56005"/>
    <w:rsid w:val="00E74CAA"/>
    <w:rsid w:val="00E76887"/>
    <w:rsid w:val="00EA59E6"/>
    <w:rsid w:val="00EB6FCD"/>
    <w:rsid w:val="00EF411B"/>
    <w:rsid w:val="00F00F28"/>
    <w:rsid w:val="00F066A5"/>
    <w:rsid w:val="00F100B5"/>
    <w:rsid w:val="00F26FC4"/>
    <w:rsid w:val="00F346B0"/>
    <w:rsid w:val="00F46850"/>
    <w:rsid w:val="00F87339"/>
    <w:rsid w:val="00FA1B06"/>
    <w:rsid w:val="00FB101C"/>
    <w:rsid w:val="00FC0A39"/>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4097"/>
    <o:shapelayout v:ext="edit">
      <o:idmap v:ext="edit" data="1"/>
    </o:shapelayout>
  </w:shapeDefaults>
  <w:decimalSymbol w:val="."/>
  <w:listSeparator w:val=","/>
  <w14:docId w14:val="7B93D4CA"/>
  <w15:chartTrackingRefBased/>
  <w15:docId w15:val="{6461671B-B0E7-490A-8484-FE68E309DFF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Web 1" w:semiHidden="1" w:unhideWhenUsed="1"/>
    <w:lsdException w:name="Table Web 2"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216662"/>
    <w:pPr>
      <w:spacing w:line="256" w:lineRule="auto"/>
    </w:pPr>
    <w:rPr>
      <w:rFonts w:eastAsiaTheme="minorEastAsia"/>
      <w:sz w:val="24"/>
    </w:rPr>
  </w:style>
  <w:style w:type="paragraph" w:styleId="Heading1">
    <w:name w:val="heading 1"/>
    <w:basedOn w:val="Normal"/>
    <w:next w:val="Normal"/>
    <w:link w:val="Heading1Char"/>
    <w:uiPriority w:val="9"/>
    <w:qFormat/>
    <w:rsid w:val="00216662"/>
    <w:pPr>
      <w:keepNext/>
      <w:keepLines/>
      <w:numPr>
        <w:numId w:val="1"/>
      </w:numPr>
      <w:pBdr>
        <w:bottom w:val="single" w:sz="4" w:space="1" w:color="595959" w:themeColor="text1" w:themeTint="A6"/>
      </w:pBdr>
      <w:spacing w:before="360"/>
      <w:outlineLvl w:val="0"/>
    </w:pPr>
    <w:rPr>
      <w:rFonts w:asciiTheme="majorHAnsi" w:eastAsiaTheme="majorEastAsia" w:hAnsiTheme="majorHAnsi" w:cstheme="majorBidi"/>
      <w:b/>
      <w:bCs/>
      <w:smallCaps/>
      <w:color w:val="000000" w:themeColor="text1"/>
      <w:sz w:val="36"/>
      <w:szCs w:val="36"/>
    </w:rPr>
  </w:style>
  <w:style w:type="paragraph" w:styleId="Heading2">
    <w:name w:val="heading 2"/>
    <w:basedOn w:val="Normal"/>
    <w:next w:val="Normal"/>
    <w:link w:val="Heading2Char"/>
    <w:uiPriority w:val="9"/>
    <w:semiHidden/>
    <w:unhideWhenUsed/>
    <w:qFormat/>
    <w:rsid w:val="00216662"/>
    <w:pPr>
      <w:keepNext/>
      <w:keepLines/>
      <w:numPr>
        <w:ilvl w:val="1"/>
        <w:numId w:val="1"/>
      </w:numPr>
      <w:spacing w:before="360" w:after="0"/>
      <w:outlineLvl w:val="1"/>
    </w:pPr>
    <w:rPr>
      <w:rFonts w:eastAsiaTheme="majorEastAsia" w:cstheme="majorBidi"/>
      <w:b/>
      <w:bCs/>
      <w:color w:val="000000" w:themeColor="text1"/>
      <w:szCs w:val="28"/>
    </w:rPr>
  </w:style>
  <w:style w:type="paragraph" w:styleId="Heading3">
    <w:name w:val="heading 3"/>
    <w:basedOn w:val="Normal"/>
    <w:next w:val="Normal"/>
    <w:link w:val="Heading3Char"/>
    <w:uiPriority w:val="9"/>
    <w:unhideWhenUsed/>
    <w:qFormat/>
    <w:rsid w:val="00216662"/>
    <w:pPr>
      <w:keepNext/>
      <w:keepLines/>
      <w:numPr>
        <w:ilvl w:val="2"/>
        <w:numId w:val="1"/>
      </w:numPr>
      <w:spacing w:before="200" w:after="0"/>
      <w:ind w:left="1296"/>
      <w:outlineLvl w:val="2"/>
    </w:pPr>
    <w:rPr>
      <w:rFonts w:eastAsiaTheme="majorEastAsia" w:cstheme="majorBidi"/>
      <w:bCs/>
      <w:color w:val="000000" w:themeColor="text1"/>
    </w:rPr>
  </w:style>
  <w:style w:type="paragraph" w:styleId="Heading4">
    <w:name w:val="heading 4"/>
    <w:basedOn w:val="Normal"/>
    <w:next w:val="Normal"/>
    <w:link w:val="Heading4Char"/>
    <w:uiPriority w:val="9"/>
    <w:semiHidden/>
    <w:unhideWhenUsed/>
    <w:qFormat/>
    <w:rsid w:val="00216662"/>
    <w:pPr>
      <w:keepNext/>
      <w:keepLines/>
      <w:numPr>
        <w:ilvl w:val="3"/>
        <w:numId w:val="1"/>
      </w:numPr>
      <w:spacing w:before="200" w:after="0"/>
      <w:outlineLvl w:val="3"/>
    </w:pPr>
    <w:rPr>
      <w:rFonts w:asciiTheme="majorHAnsi" w:eastAsiaTheme="majorEastAsia" w:hAnsiTheme="majorHAnsi" w:cstheme="majorBidi"/>
      <w:b/>
      <w:bCs/>
      <w:i/>
      <w:iCs/>
      <w:color w:val="000000" w:themeColor="text1"/>
    </w:rPr>
  </w:style>
  <w:style w:type="paragraph" w:styleId="Heading5">
    <w:name w:val="heading 5"/>
    <w:basedOn w:val="Normal"/>
    <w:next w:val="Normal"/>
    <w:link w:val="Heading5Char"/>
    <w:uiPriority w:val="9"/>
    <w:semiHidden/>
    <w:unhideWhenUsed/>
    <w:qFormat/>
    <w:rsid w:val="00216662"/>
    <w:pPr>
      <w:keepNext/>
      <w:keepLines/>
      <w:numPr>
        <w:ilvl w:val="4"/>
        <w:numId w:val="1"/>
      </w:numPr>
      <w:spacing w:before="200" w:after="0"/>
      <w:outlineLvl w:val="4"/>
    </w:pPr>
    <w:rPr>
      <w:rFonts w:asciiTheme="majorHAnsi" w:eastAsiaTheme="majorEastAsia" w:hAnsiTheme="majorHAnsi" w:cstheme="majorBidi"/>
      <w:color w:val="323E4F" w:themeColor="text2" w:themeShade="BF"/>
    </w:rPr>
  </w:style>
  <w:style w:type="paragraph" w:styleId="Heading6">
    <w:name w:val="heading 6"/>
    <w:basedOn w:val="Normal"/>
    <w:next w:val="Normal"/>
    <w:link w:val="Heading6Char"/>
    <w:uiPriority w:val="9"/>
    <w:semiHidden/>
    <w:unhideWhenUsed/>
    <w:qFormat/>
    <w:rsid w:val="00216662"/>
    <w:pPr>
      <w:keepNext/>
      <w:keepLines/>
      <w:numPr>
        <w:ilvl w:val="5"/>
        <w:numId w:val="1"/>
      </w:numPr>
      <w:spacing w:before="200" w:after="0"/>
      <w:outlineLvl w:val="5"/>
    </w:pPr>
    <w:rPr>
      <w:rFonts w:asciiTheme="majorHAnsi" w:eastAsiaTheme="majorEastAsia" w:hAnsiTheme="majorHAnsi" w:cstheme="majorBidi"/>
      <w:i/>
      <w:iCs/>
      <w:color w:val="323E4F" w:themeColor="text2" w:themeShade="BF"/>
    </w:rPr>
  </w:style>
  <w:style w:type="paragraph" w:styleId="Heading7">
    <w:name w:val="heading 7"/>
    <w:basedOn w:val="Normal"/>
    <w:next w:val="Normal"/>
    <w:link w:val="Heading7Char"/>
    <w:uiPriority w:val="9"/>
    <w:semiHidden/>
    <w:unhideWhenUsed/>
    <w:qFormat/>
    <w:rsid w:val="00216662"/>
    <w:pPr>
      <w:keepNext/>
      <w:keepLines/>
      <w:numPr>
        <w:ilvl w:val="6"/>
        <w:numId w:val="1"/>
      </w:numPr>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216662"/>
    <w:pPr>
      <w:keepNext/>
      <w:keepLines/>
      <w:numPr>
        <w:ilvl w:val="7"/>
        <w:numId w:val="1"/>
      </w:numPr>
      <w:spacing w:before="200" w:after="0"/>
      <w:outlineLvl w:val="7"/>
    </w:pPr>
    <w:rPr>
      <w:rFonts w:asciiTheme="majorHAnsi" w:eastAsiaTheme="majorEastAsia" w:hAnsiTheme="majorHAnsi" w:cstheme="majorBidi"/>
      <w:color w:val="404040" w:themeColor="text1" w:themeTint="BF"/>
      <w:sz w:val="20"/>
      <w:szCs w:val="20"/>
    </w:rPr>
  </w:style>
  <w:style w:type="paragraph" w:styleId="Heading9">
    <w:name w:val="heading 9"/>
    <w:basedOn w:val="Normal"/>
    <w:next w:val="Normal"/>
    <w:link w:val="Heading9Char"/>
    <w:uiPriority w:val="9"/>
    <w:semiHidden/>
    <w:unhideWhenUsed/>
    <w:qFormat/>
    <w:rsid w:val="00216662"/>
    <w:pPr>
      <w:keepNext/>
      <w:keepLines/>
      <w:numPr>
        <w:ilvl w:val="8"/>
        <w:numId w:val="1"/>
      </w:numPr>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16662"/>
    <w:rPr>
      <w:rFonts w:asciiTheme="majorHAnsi" w:eastAsiaTheme="majorEastAsia" w:hAnsiTheme="majorHAnsi" w:cstheme="majorBidi"/>
      <w:b/>
      <w:bCs/>
      <w:smallCaps/>
      <w:color w:val="000000" w:themeColor="text1"/>
      <w:sz w:val="36"/>
      <w:szCs w:val="36"/>
    </w:rPr>
  </w:style>
  <w:style w:type="character" w:customStyle="1" w:styleId="Heading2Char">
    <w:name w:val="Heading 2 Char"/>
    <w:basedOn w:val="DefaultParagraphFont"/>
    <w:link w:val="Heading2"/>
    <w:uiPriority w:val="9"/>
    <w:semiHidden/>
    <w:rsid w:val="00216662"/>
    <w:rPr>
      <w:rFonts w:eastAsiaTheme="majorEastAsia" w:cstheme="majorBidi"/>
      <w:b/>
      <w:bCs/>
      <w:color w:val="000000" w:themeColor="text1"/>
      <w:sz w:val="24"/>
      <w:szCs w:val="28"/>
    </w:rPr>
  </w:style>
  <w:style w:type="character" w:customStyle="1" w:styleId="Heading3Char">
    <w:name w:val="Heading 3 Char"/>
    <w:basedOn w:val="DefaultParagraphFont"/>
    <w:link w:val="Heading3"/>
    <w:uiPriority w:val="9"/>
    <w:rsid w:val="00216662"/>
    <w:rPr>
      <w:rFonts w:eastAsiaTheme="majorEastAsia" w:cstheme="majorBidi"/>
      <w:bCs/>
      <w:color w:val="000000" w:themeColor="text1"/>
      <w:sz w:val="24"/>
    </w:rPr>
  </w:style>
  <w:style w:type="character" w:customStyle="1" w:styleId="Heading4Char">
    <w:name w:val="Heading 4 Char"/>
    <w:basedOn w:val="DefaultParagraphFont"/>
    <w:link w:val="Heading4"/>
    <w:uiPriority w:val="9"/>
    <w:semiHidden/>
    <w:rsid w:val="00216662"/>
    <w:rPr>
      <w:rFonts w:asciiTheme="majorHAnsi" w:eastAsiaTheme="majorEastAsia" w:hAnsiTheme="majorHAnsi" w:cstheme="majorBidi"/>
      <w:b/>
      <w:bCs/>
      <w:i/>
      <w:iCs/>
      <w:color w:val="000000" w:themeColor="text1"/>
      <w:sz w:val="24"/>
    </w:rPr>
  </w:style>
  <w:style w:type="character" w:customStyle="1" w:styleId="Heading5Char">
    <w:name w:val="Heading 5 Char"/>
    <w:basedOn w:val="DefaultParagraphFont"/>
    <w:link w:val="Heading5"/>
    <w:uiPriority w:val="9"/>
    <w:semiHidden/>
    <w:rsid w:val="00216662"/>
    <w:rPr>
      <w:rFonts w:asciiTheme="majorHAnsi" w:eastAsiaTheme="majorEastAsia" w:hAnsiTheme="majorHAnsi" w:cstheme="majorBidi"/>
      <w:color w:val="323E4F" w:themeColor="text2" w:themeShade="BF"/>
      <w:sz w:val="24"/>
    </w:rPr>
  </w:style>
  <w:style w:type="character" w:customStyle="1" w:styleId="Heading6Char">
    <w:name w:val="Heading 6 Char"/>
    <w:basedOn w:val="DefaultParagraphFont"/>
    <w:link w:val="Heading6"/>
    <w:uiPriority w:val="9"/>
    <w:semiHidden/>
    <w:rsid w:val="00216662"/>
    <w:rPr>
      <w:rFonts w:asciiTheme="majorHAnsi" w:eastAsiaTheme="majorEastAsia" w:hAnsiTheme="majorHAnsi" w:cstheme="majorBidi"/>
      <w:i/>
      <w:iCs/>
      <w:color w:val="323E4F" w:themeColor="text2" w:themeShade="BF"/>
      <w:sz w:val="24"/>
    </w:rPr>
  </w:style>
  <w:style w:type="character" w:customStyle="1" w:styleId="Heading7Char">
    <w:name w:val="Heading 7 Char"/>
    <w:basedOn w:val="DefaultParagraphFont"/>
    <w:link w:val="Heading7"/>
    <w:uiPriority w:val="9"/>
    <w:semiHidden/>
    <w:rsid w:val="00216662"/>
    <w:rPr>
      <w:rFonts w:asciiTheme="majorHAnsi" w:eastAsiaTheme="majorEastAsia" w:hAnsiTheme="majorHAnsi" w:cstheme="majorBidi"/>
      <w:i/>
      <w:iCs/>
      <w:color w:val="404040" w:themeColor="text1" w:themeTint="BF"/>
      <w:sz w:val="24"/>
    </w:rPr>
  </w:style>
  <w:style w:type="character" w:customStyle="1" w:styleId="Heading8Char">
    <w:name w:val="Heading 8 Char"/>
    <w:basedOn w:val="DefaultParagraphFont"/>
    <w:link w:val="Heading8"/>
    <w:uiPriority w:val="9"/>
    <w:semiHidden/>
    <w:rsid w:val="00216662"/>
    <w:rPr>
      <w:rFonts w:asciiTheme="majorHAnsi" w:eastAsiaTheme="majorEastAsia" w:hAnsiTheme="majorHAnsi" w:cstheme="majorBidi"/>
      <w:color w:val="404040" w:themeColor="text1" w:themeTint="BF"/>
      <w:sz w:val="20"/>
      <w:szCs w:val="20"/>
    </w:rPr>
  </w:style>
  <w:style w:type="character" w:customStyle="1" w:styleId="Heading9Char">
    <w:name w:val="Heading 9 Char"/>
    <w:basedOn w:val="DefaultParagraphFont"/>
    <w:link w:val="Heading9"/>
    <w:uiPriority w:val="9"/>
    <w:semiHidden/>
    <w:rsid w:val="00216662"/>
    <w:rPr>
      <w:rFonts w:asciiTheme="majorHAnsi" w:eastAsiaTheme="majorEastAsia" w:hAnsiTheme="majorHAnsi" w:cstheme="majorBidi"/>
      <w:i/>
      <w:iCs/>
      <w:color w:val="404040" w:themeColor="text1" w:themeTint="BF"/>
      <w:sz w:val="20"/>
      <w:szCs w:val="20"/>
    </w:rPr>
  </w:style>
  <w:style w:type="character" w:styleId="SubtleEmphasis">
    <w:name w:val="Subtle Emphasis"/>
    <w:basedOn w:val="DefaultParagraphFont"/>
    <w:uiPriority w:val="19"/>
    <w:qFormat/>
    <w:rsid w:val="00216662"/>
    <w:rPr>
      <w:i/>
      <w:iCs/>
      <w:color w:val="404040" w:themeColor="text1" w:themeTint="BF"/>
    </w:rPr>
  </w:style>
  <w:style w:type="table" w:customStyle="1" w:styleId="TableGridLight1">
    <w:name w:val="Table Grid Light1"/>
    <w:basedOn w:val="TableNormal"/>
    <w:uiPriority w:val="40"/>
    <w:rsid w:val="00216662"/>
    <w:pPr>
      <w:spacing w:after="0" w:line="240" w:lineRule="auto"/>
    </w:pPr>
    <w:rPr>
      <w:rFonts w:eastAsiaTheme="minorEastAsia"/>
    </w:rPr>
    <w:tblPr>
      <w:tblInd w:w="0" w:type="nil"/>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styleId="Header">
    <w:name w:val="header"/>
    <w:basedOn w:val="Normal"/>
    <w:link w:val="HeaderChar"/>
    <w:uiPriority w:val="99"/>
    <w:unhideWhenUsed/>
    <w:rsid w:val="006B78E2"/>
    <w:pPr>
      <w:tabs>
        <w:tab w:val="center" w:pos="4680"/>
        <w:tab w:val="right" w:pos="9360"/>
      </w:tabs>
      <w:spacing w:after="0" w:line="240" w:lineRule="auto"/>
    </w:pPr>
  </w:style>
  <w:style w:type="character" w:customStyle="1" w:styleId="HeaderChar">
    <w:name w:val="Header Char"/>
    <w:basedOn w:val="DefaultParagraphFont"/>
    <w:link w:val="Header"/>
    <w:uiPriority w:val="99"/>
    <w:rsid w:val="006B78E2"/>
    <w:rPr>
      <w:rFonts w:eastAsiaTheme="minorEastAsia"/>
      <w:sz w:val="24"/>
    </w:rPr>
  </w:style>
  <w:style w:type="paragraph" w:styleId="Footer">
    <w:name w:val="footer"/>
    <w:basedOn w:val="Normal"/>
    <w:link w:val="FooterChar"/>
    <w:uiPriority w:val="99"/>
    <w:unhideWhenUsed/>
    <w:rsid w:val="006B78E2"/>
    <w:pPr>
      <w:tabs>
        <w:tab w:val="center" w:pos="4680"/>
        <w:tab w:val="right" w:pos="9360"/>
      </w:tabs>
      <w:spacing w:after="0" w:line="240" w:lineRule="auto"/>
    </w:pPr>
  </w:style>
  <w:style w:type="character" w:customStyle="1" w:styleId="FooterChar">
    <w:name w:val="Footer Char"/>
    <w:basedOn w:val="DefaultParagraphFont"/>
    <w:link w:val="Footer"/>
    <w:uiPriority w:val="99"/>
    <w:rsid w:val="006B78E2"/>
    <w:rPr>
      <w:rFonts w:eastAsiaTheme="minorEastAsia"/>
      <w:sz w:val="24"/>
    </w:rPr>
  </w:style>
  <w:style w:type="character" w:customStyle="1" w:styleId="normaltextrun">
    <w:name w:val="normaltextrun"/>
    <w:basedOn w:val="DefaultParagraphFont"/>
    <w:rsid w:val="00D04B0A"/>
  </w:style>
  <w:style w:type="character" w:customStyle="1" w:styleId="eop">
    <w:name w:val="eop"/>
    <w:basedOn w:val="DefaultParagraphFont"/>
    <w:rsid w:val="00D04B0A"/>
  </w:style>
  <w:style w:type="paragraph" w:styleId="BalloonText">
    <w:name w:val="Balloon Text"/>
    <w:basedOn w:val="Normal"/>
    <w:link w:val="BalloonTextChar"/>
    <w:uiPriority w:val="99"/>
    <w:semiHidden/>
    <w:unhideWhenUsed/>
    <w:rsid w:val="006A7052"/>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6A7052"/>
    <w:rPr>
      <w:rFonts w:ascii="Segoe UI" w:eastAsiaTheme="minorEastAsia"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22565145">
      <w:bodyDiv w:val="1"/>
      <w:marLeft w:val="0"/>
      <w:marRight w:val="0"/>
      <w:marTop w:val="0"/>
      <w:marBottom w:val="0"/>
      <w:divBdr>
        <w:top w:val="none" w:sz="0" w:space="0" w:color="auto"/>
        <w:left w:val="none" w:sz="0" w:space="0" w:color="auto"/>
        <w:bottom w:val="none" w:sz="0" w:space="0" w:color="auto"/>
        <w:right w:val="none" w:sz="0" w:space="0" w:color="auto"/>
      </w:divBdr>
    </w:div>
    <w:div w:id="42730837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header" Target="header1.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image" Target="media/image3.png"/><Relationship Id="rId17" Type="http://schemas.openxmlformats.org/officeDocument/2006/relationships/customXml" Target="../customXml/item4.xml"/><Relationship Id="rId2" Type="http://schemas.openxmlformats.org/officeDocument/2006/relationships/customXml" Target="../customXml/item2.xml"/><Relationship Id="rId16" Type="http://schemas.openxmlformats.org/officeDocument/2006/relationships/theme" Target="theme/theme1.xml"/><Relationship Id="rId11" Type="http://schemas.openxmlformats.org/officeDocument/2006/relationships/image" Target="media/image2.png"/><Relationship Id="rId6" Type="http://schemas.openxmlformats.org/officeDocument/2006/relationships/settings" Target="settings.xml"/><Relationship Id="rId5" Type="http://schemas.openxmlformats.org/officeDocument/2006/relationships/styles" Target="styles.xml"/><Relationship Id="rId15" Type="http://schemas.microsoft.com/office/2011/relationships/people" Target="people.xml"/><Relationship Id="rId10" Type="http://schemas.openxmlformats.org/officeDocument/2006/relationships/image" Target="media/image1.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C56E07287358564992A545D8EC4108B7" ma:contentTypeVersion="15" ma:contentTypeDescription="Create a new document." ma:contentTypeScope="" ma:versionID="6eadc6a1ae8957c5585a6421b9667bb3">
  <xsd:schema xmlns:xsd="http://www.w3.org/2001/XMLSchema" xmlns:xs="http://www.w3.org/2001/XMLSchema" xmlns:p="http://schemas.microsoft.com/office/2006/metadata/properties" xmlns:ns2="http://schemas.microsoft.com/sharepoint/v3/fields" xmlns:ns3="63a6c59b-4122-478b-aef6-4fc0178e5f33" xmlns:ns4="14c339db-4fcb-4cbd-8633-1201a6f0e19b" targetNamespace="http://schemas.microsoft.com/office/2006/metadata/properties" ma:root="true" ma:fieldsID="799251d83cfb505b163ca6d36cf86cf9" ns2:_="" ns3:_="" ns4:_="">
    <xsd:import namespace="http://schemas.microsoft.com/sharepoint/v3/fields"/>
    <xsd:import namespace="63a6c59b-4122-478b-aef6-4fc0178e5f33"/>
    <xsd:import namespace="14c339db-4fcb-4cbd-8633-1201a6f0e19b"/>
    <xsd:element name="properties">
      <xsd:complexType>
        <xsd:sequence>
          <xsd:element name="documentManagement">
            <xsd:complexType>
              <xsd:all>
                <xsd:element ref="ns2:_DCDateModified" minOccurs="0"/>
                <xsd:element ref="ns2:_Revision" minOccurs="0"/>
                <xsd:element ref="ns2:_Status" minOccurs="0"/>
                <xsd:element ref="ns3:MediaServiceMetadata" minOccurs="0"/>
                <xsd:element ref="ns3:MediaServiceFastMetadata" minOccurs="0"/>
                <xsd:element ref="ns3:MediaServiceAutoTags" minOccurs="0"/>
                <xsd:element ref="ns4:SharedWithUsers" minOccurs="0"/>
                <xsd:element ref="ns4:SharedWithDetails" minOccurs="0"/>
                <xsd:element ref="ns3:MediaServiceAutoKeyPoints" minOccurs="0"/>
                <xsd:element ref="ns3:MediaServiceKeyPoints" minOccurs="0"/>
                <xsd:element ref="ns3:MediaServiceDateTaken" minOccurs="0"/>
                <xsd:element ref="ns3:MediaServiceOCR" minOccurs="0"/>
                <xsd:element ref="ns3:MediaServiceGenerationTime" minOccurs="0"/>
                <xsd:element ref="ns3:MediaServiceEventHashCode" minOccurs="0"/>
                <xsd:element ref="ns4:_dlc_DocId" minOccurs="0"/>
                <xsd:element ref="ns4:_dlc_DocIdUrl" minOccurs="0"/>
                <xsd:element ref="ns4:_dlc_DocIdPersistId"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fields" elementFormDefault="qualified">
    <xsd:import namespace="http://schemas.microsoft.com/office/2006/documentManagement/types"/>
    <xsd:import namespace="http://schemas.microsoft.com/office/infopath/2007/PartnerControls"/>
    <xsd:element name="_DCDateModified" ma:index="8" nillable="true" ma:displayName="Date Modified" ma:description="The date on which this resource was last modified" ma:format="DateTime" ma:internalName="_DCDateModified">
      <xsd:simpleType>
        <xsd:restriction base="dms:DateTime"/>
      </xsd:simpleType>
    </xsd:element>
    <xsd:element name="_Revision" ma:index="9" nillable="true" ma:displayName="Revision" ma:internalName="_Revision">
      <xsd:simpleType>
        <xsd:restriction base="dms:Text"/>
      </xsd:simpleType>
    </xsd:element>
    <xsd:element name="_Status" ma:index="10" nillable="true" ma:displayName="Status" ma:default="Not Started" ma:internalName="_Status">
      <xsd:simpleType>
        <xsd:union memberTypes="dms:Text">
          <xsd:simpleType>
            <xsd:restriction base="dms:Choice">
              <xsd:enumeration value="Not Started"/>
              <xsd:enumeration value="Draft"/>
              <xsd:enumeration value="Reviewed"/>
              <xsd:enumeration value="Scheduled"/>
              <xsd:enumeration value="Published"/>
              <xsd:enumeration value="Final"/>
              <xsd:enumeration value="Expired"/>
            </xsd:restriction>
          </xsd:simpleType>
        </xsd:union>
      </xsd:simpleType>
    </xsd:element>
  </xsd:schema>
  <xsd:schema xmlns:xsd="http://www.w3.org/2001/XMLSchema" xmlns:xs="http://www.w3.org/2001/XMLSchema" xmlns:dms="http://schemas.microsoft.com/office/2006/documentManagement/types" xmlns:pc="http://schemas.microsoft.com/office/infopath/2007/PartnerControls" targetNamespace="63a6c59b-4122-478b-aef6-4fc0178e5f33"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AutoTags" ma:index="13" nillable="true" ma:displayName="Tags" ma:internalName="MediaServiceAutoTags" ma:readOnly="true">
      <xsd:simpleType>
        <xsd:restriction base="dms:Text"/>
      </xsd:simpleType>
    </xsd:element>
    <xsd:element name="MediaServiceAutoKeyPoints" ma:index="16" nillable="true" ma:displayName="MediaServiceAutoKeyPoints" ma:hidden="true" ma:internalName="MediaServiceAutoKeyPoints" ma:readOnly="true">
      <xsd:simpleType>
        <xsd:restriction base="dms:Note"/>
      </xsd:simpleType>
    </xsd:element>
    <xsd:element name="MediaServiceKeyPoints" ma:index="17" nillable="true" ma:displayName="KeyPoints" ma:internalName="MediaServiceKeyPoints" ma:readOnly="true">
      <xsd:simpleType>
        <xsd:restriction base="dms:Note">
          <xsd:maxLength value="255"/>
        </xsd:restriction>
      </xsd:simpleType>
    </xsd:element>
    <xsd:element name="MediaServiceDateTaken" ma:index="18" nillable="true" ma:displayName="MediaServiceDateTaken" ma:hidden="true" ma:internalName="MediaServiceDateTaken" ma:readOnly="true">
      <xsd:simpleType>
        <xsd:restriction base="dms:Text"/>
      </xsd:simpleType>
    </xsd:element>
    <xsd:element name="MediaServiceOCR" ma:index="19" nillable="true" ma:displayName="Extracted Text" ma:internalName="MediaServiceOCR" ma:readOnly="true">
      <xsd:simpleType>
        <xsd:restriction base="dms:Note">
          <xsd:maxLength value="255"/>
        </xsd:restriction>
      </xsd:simpleType>
    </xsd:element>
    <xsd:element name="MediaServiceGenerationTime" ma:index="20" nillable="true" ma:displayName="MediaServiceGenerationTime" ma:hidden="true" ma:internalName="MediaServiceGenerationTime" ma:readOnly="true">
      <xsd:simpleType>
        <xsd:restriction base="dms:Text"/>
      </xsd:simpleType>
    </xsd:element>
    <xsd:element name="MediaServiceEventHashCode" ma:index="21"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14c339db-4fcb-4cbd-8633-1201a6f0e19b" elementFormDefault="qualified">
    <xsd:import namespace="http://schemas.microsoft.com/office/2006/documentManagement/types"/>
    <xsd:import namespace="http://schemas.microsoft.com/office/infopath/2007/PartnerControls"/>
    <xsd:element name="SharedWithUsers" ma:index="14"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5" nillable="true" ma:displayName="Shared With Details" ma:internalName="SharedWithDetails" ma:readOnly="true">
      <xsd:simpleType>
        <xsd:restriction base="dms:Note">
          <xsd:maxLength value="255"/>
        </xsd:restriction>
      </xsd:simpleType>
    </xsd:element>
    <xsd:element name="_dlc_DocId" ma:index="22" nillable="true" ma:displayName="Document ID Value" ma:description="The value of the document ID assigned to this item." ma:indexed="true" ma:internalName="_dlc_DocId" ma:readOnly="true">
      <xsd:simpleType>
        <xsd:restriction base="dms:Text"/>
      </xsd:simpleType>
    </xsd:element>
    <xsd:element name="_dlc_DocIdUrl" ma:index="23" nillable="true" ma:displayName="Document ID" ma:description="Permanent link to this document." ma:hidden="true" ma:internalName="_dlc_DocIdUrl" ma:readOnly="true">
      <xsd:complexType>
        <xsd:complexContent>
          <xsd:extension base="dms:URL">
            <xsd:sequence>
              <xsd:element name="Url" type="dms:ValidUrl" minOccurs="0" nillable="true"/>
              <xsd:element name="Description" type="xsd:string" nillable="true"/>
            </xsd:sequence>
          </xsd:extension>
        </xsd:complexContent>
      </xsd:complexType>
    </xsd:element>
    <xsd:element name="_dlc_DocIdPersistId" ma:index="24" nillable="true" ma:displayName="Persist ID" ma:description="Keep ID on add." ma:hidden="true" ma:internalName="_dlc_DocIdPersistId" ma:readOnly="true">
      <xsd:simpleType>
        <xsd:restriction base="dms:Boolea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ma:displayName="Status"/>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_DCDateModified xmlns="http://schemas.microsoft.com/sharepoint/v3/fields" xsi:nil="true"/>
    <_Status xmlns="http://schemas.microsoft.com/sharepoint/v3/fields">Not Started</_Status>
    <_Revision xmlns="http://schemas.microsoft.com/sharepoint/v3/fields" xsi:nil="true"/>
    <lcf76f155ced4ddcb4097134ff3c332f xmlns="e6c7cf81-12fe-425f-a5c0-d82f8a821745">
      <Terms xmlns="http://schemas.microsoft.com/office/infopath/2007/PartnerControls"/>
    </lcf76f155ced4ddcb4097134ff3c332f>
    <TaxCatchAll xmlns="7cc12636-eeb3-4ff6-886f-4dcac8dddb7e" xsi:nil="true"/>
  </documentManagement>
</p:properties>
</file>

<file path=customXml/item4.xml><?xml version="1.0" encoding="utf-8"?>
<ct:contentTypeSchema xmlns:ct="http://schemas.microsoft.com/office/2006/metadata/contentType" xmlns:ma="http://schemas.microsoft.com/office/2006/metadata/properties/metaAttributes" ct:_="" ma:_="" ma:contentTypeName="Document" ma:contentTypeID="0x010100EF004842037BA44F801E7D78EFF2BDA7" ma:contentTypeVersion="26" ma:contentTypeDescription="Create a new document." ma:contentTypeScope="" ma:versionID="b327aa5cbb4463b86ddd3c0134a48b24">
  <xsd:schema xmlns:xsd="http://www.w3.org/2001/XMLSchema" xmlns:xs="http://www.w3.org/2001/XMLSchema" xmlns:p="http://schemas.microsoft.com/office/2006/metadata/properties" xmlns:ns2="http://schemas.microsoft.com/sharepoint/v3/fields" xmlns:ns3="e6c7cf81-12fe-425f-a5c0-d82f8a821745" xmlns:ns4="7cc12636-eeb3-4ff6-886f-4dcac8dddb7e" targetNamespace="http://schemas.microsoft.com/office/2006/metadata/properties" ma:root="true" ma:fieldsID="10316a474f1fa08fc83a6fea57267d65" ns2:_="" ns3:_="" ns4:_="">
    <xsd:import namespace="http://schemas.microsoft.com/sharepoint/v3/fields"/>
    <xsd:import namespace="e6c7cf81-12fe-425f-a5c0-d82f8a821745"/>
    <xsd:import namespace="7cc12636-eeb3-4ff6-886f-4dcac8dddb7e"/>
    <xsd:element name="properties">
      <xsd:complexType>
        <xsd:sequence>
          <xsd:element name="documentManagement">
            <xsd:complexType>
              <xsd:all>
                <xsd:element ref="ns2:_DCDateModified" minOccurs="0"/>
                <xsd:element ref="ns2:_Revision" minOccurs="0"/>
                <xsd:element ref="ns2:_Status" minOccurs="0"/>
                <xsd:element ref="ns3:MediaServiceMetadata" minOccurs="0"/>
                <xsd:element ref="ns3:MediaServiceFastMetadata" minOccurs="0"/>
                <xsd:element ref="ns4:SharedWithUsers" minOccurs="0"/>
                <xsd:element ref="ns4:SharedWithDetails" minOccurs="0"/>
                <xsd:element ref="ns3:MediaServiceObjectDetectorVersions" minOccurs="0"/>
                <xsd:element ref="ns3:MediaServiceSearchProperties" minOccurs="0"/>
                <xsd:element ref="ns3:lcf76f155ced4ddcb4097134ff3c332f" minOccurs="0"/>
                <xsd:element ref="ns4:TaxCatchAll" minOccurs="0"/>
                <xsd:element ref="ns3:MediaServiceDateTaken" minOccurs="0"/>
                <xsd:element ref="ns3:MediaServiceOCR" minOccurs="0"/>
                <xsd:element ref="ns3:MediaServiceGenerationTime" minOccurs="0"/>
                <xsd:element ref="ns3: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fields" elementFormDefault="qualified">
    <xsd:import namespace="http://schemas.microsoft.com/office/2006/documentManagement/types"/>
    <xsd:import namespace="http://schemas.microsoft.com/office/infopath/2007/PartnerControls"/>
    <xsd:element name="_DCDateModified" ma:index="4" nillable="true" ma:displayName="Date Modified" ma:description="The date on which this resource was last modified" ma:format="DateTime" ma:internalName="_DCDateModified" ma:readOnly="false">
      <xsd:simpleType>
        <xsd:restriction base="dms:DateTime"/>
      </xsd:simpleType>
    </xsd:element>
    <xsd:element name="_Revision" ma:index="5" nillable="true" ma:displayName="Revision" ma:internalName="_Revision" ma:readOnly="false">
      <xsd:simpleType>
        <xsd:restriction base="dms:Text"/>
      </xsd:simpleType>
    </xsd:element>
    <xsd:element name="_Status" ma:index="6" nillable="true" ma:displayName="Status" ma:default="Not Started" ma:format="Dropdown" ma:internalName="_Status" ma:readOnly="false">
      <xsd:simpleType>
        <xsd:union memberTypes="dms:Text">
          <xsd:simpleType>
            <xsd:restriction base="dms:Choice">
              <xsd:enumeration value="Not Started"/>
              <xsd:enumeration value="Draft"/>
              <xsd:enumeration value="Reviewed"/>
              <xsd:enumeration value="Scheduled"/>
              <xsd:enumeration value="Published"/>
              <xsd:enumeration value="Final"/>
              <xsd:enumeration value="Expired"/>
            </xsd:restriction>
          </xsd:simpleType>
        </xsd:union>
      </xsd:simpleType>
    </xsd:element>
  </xsd:schema>
  <xsd:schema xmlns:xsd="http://www.w3.org/2001/XMLSchema" xmlns:xs="http://www.w3.org/2001/XMLSchema" xmlns:dms="http://schemas.microsoft.com/office/2006/documentManagement/types" xmlns:pc="http://schemas.microsoft.com/office/infopath/2007/PartnerControls" targetNamespace="e6c7cf81-12fe-425f-a5c0-d82f8a821745" elementFormDefault="qualified">
    <xsd:import namespace="http://schemas.microsoft.com/office/2006/documentManagement/types"/>
    <xsd:import namespace="http://schemas.microsoft.com/office/infopath/2007/PartnerControls"/>
    <xsd:element name="MediaServiceMetadata" ma:index="7" nillable="true" ma:displayName="MediaServiceMetadata" ma:hidden="true" ma:internalName="MediaServiceMetadata" ma:readOnly="true">
      <xsd:simpleType>
        <xsd:restriction base="dms:Note"/>
      </xsd:simpleType>
    </xsd:element>
    <xsd:element name="MediaServiceFastMetadata" ma:index="8" nillable="true" ma:displayName="MediaServiceFastMetadata" ma:hidden="true" ma:internalName="MediaServiceFastMetadata" ma:readOnly="true">
      <xsd:simpleType>
        <xsd:restriction base="dms:Note"/>
      </xsd:simpleType>
    </xsd:element>
    <xsd:element name="MediaServiceObjectDetectorVersions" ma:index="15" nillable="true" ma:displayName="MediaServiceObjectDetectorVersions" ma:description="" ma:hidden="true" ma:internalName="MediaServiceObjectDetectorVersions" ma:readOnly="true">
      <xsd:simpleType>
        <xsd:restriction base="dms:Text"/>
      </xsd:simpleType>
    </xsd:element>
    <xsd:element name="MediaServiceSearchProperties" ma:index="16" nillable="true" ma:displayName="MediaServiceSearchProperties" ma:hidden="true" ma:internalName="MediaServiceSearchProperties" ma:readOnly="true">
      <xsd:simpleType>
        <xsd:restriction base="dms:Note"/>
      </xsd:simpleType>
    </xsd:element>
    <xsd:element name="lcf76f155ced4ddcb4097134ff3c332f" ma:index="18" nillable="true" ma:taxonomy="true" ma:internalName="lcf76f155ced4ddcb4097134ff3c332f" ma:taxonomyFieldName="MediaServiceImageTags" ma:displayName="Image Tags" ma:readOnly="false" ma:fieldId="{5cf76f15-5ced-4ddc-b409-7134ff3c332f}" ma:taxonomyMulti="true" ma:sspId="9842dfc5-13bc-413d-b12b-68dbd3cc3f9e" ma:termSetId="09814cd3-568e-fe90-9814-8d621ff8fb84" ma:anchorId="fba54fb3-c3e1-fe81-a776-ca4b69148c4d" ma:open="true" ma:isKeyword="false">
      <xsd:complexType>
        <xsd:sequence>
          <xsd:element ref="pc:Terms" minOccurs="0" maxOccurs="1"/>
        </xsd:sequence>
      </xsd:complexType>
    </xsd:element>
    <xsd:element name="MediaServiceDateTaken" ma:index="20" nillable="true" ma:displayName="MediaServiceDateTaken" ma:hidden="true" ma:indexed="true" ma:internalName="MediaServiceDateTaken" ma:readOnly="true">
      <xsd:simpleType>
        <xsd:restriction base="dms:Text"/>
      </xsd:simpleType>
    </xsd:element>
    <xsd:element name="MediaServiceOCR" ma:index="21" nillable="true" ma:displayName="Extracted Text" ma:internalName="MediaServiceOCR" ma:readOnly="true">
      <xsd:simpleType>
        <xsd:restriction base="dms:Note">
          <xsd:maxLength value="255"/>
        </xsd:restriction>
      </xsd:simpleType>
    </xsd:element>
    <xsd:element name="MediaServiceGenerationTime" ma:index="22" nillable="true" ma:displayName="MediaServiceGenerationTime" ma:hidden="true" ma:internalName="MediaServiceGenerationTime" ma:readOnly="true">
      <xsd:simpleType>
        <xsd:restriction base="dms:Text"/>
      </xsd:simpleType>
    </xsd:element>
    <xsd:element name="MediaServiceEventHashCode" ma:index="23"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7cc12636-eeb3-4ff6-886f-4dcac8dddb7e" elementFormDefault="qualified">
    <xsd:import namespace="http://schemas.microsoft.com/office/2006/documentManagement/types"/>
    <xsd:import namespace="http://schemas.microsoft.com/office/infopath/2007/PartnerControls"/>
    <xsd:element name="SharedWithUsers" ma:index="9" nillable="true" ma:displayName="Shared With" ma:SearchPeopleOnly="false" ma:SharePointGroup="0" ma:internalName="SharedWithUsers" ma:readOnly="true" ma:showField="ImnNam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0" nillable="true" ma:displayName="Shared With Details" ma:internalName="SharedWithDetails" ma:readOnly="true">
      <xsd:simpleType>
        <xsd:restriction base="dms:Note">
          <xsd:maxLength value="255"/>
        </xsd:restriction>
      </xsd:simpleType>
    </xsd:element>
    <xsd:element name="TaxCatchAll" ma:index="19" nillable="true" ma:displayName="Taxonomy Catch All Column" ma:hidden="true" ma:list="{7fd4f1ad-bd9d-462a-9fe8-ad08d59a845e}" ma:internalName="TaxCatchAll" ma:showField="CatchAllData" ma:web="7cc12636-eeb3-4ff6-886f-4dcac8dddb7e">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11" ma:displayName="Content Typ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ma:displayName="Status"/>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8ED46044-6B33-4F63-B85B-C4D130872E02}"/>
</file>

<file path=customXml/itemProps2.xml><?xml version="1.0" encoding="utf-8"?>
<ds:datastoreItem xmlns:ds="http://schemas.openxmlformats.org/officeDocument/2006/customXml" ds:itemID="{9DE7EFF1-8E03-462F-B6CE-628D134EBB9A}">
  <ds:schemaRefs>
    <ds:schemaRef ds:uri="http://schemas.microsoft.com/sharepoint/v3/contenttype/forms"/>
  </ds:schemaRefs>
</ds:datastoreItem>
</file>

<file path=customXml/itemProps3.xml><?xml version="1.0" encoding="utf-8"?>
<ds:datastoreItem xmlns:ds="http://schemas.openxmlformats.org/officeDocument/2006/customXml" ds:itemID="{CC224E59-3FD1-4490-8E61-31AEC981EA9E}">
  <ds:schemaRefs>
    <ds:schemaRef ds:uri="63a6c59b-4122-478b-aef6-4fc0178e5f33"/>
    <ds:schemaRef ds:uri="http://schemas.microsoft.com/office/2006/documentManagement/types"/>
    <ds:schemaRef ds:uri="http://purl.org/dc/dcmitype/"/>
    <ds:schemaRef ds:uri="http://schemas.microsoft.com/office/infopath/2007/PartnerControls"/>
    <ds:schemaRef ds:uri="http://purl.org/dc/elements/1.1/"/>
    <ds:schemaRef ds:uri="http://schemas.microsoft.com/office/2006/metadata/properties"/>
    <ds:schemaRef ds:uri="http://purl.org/dc/terms/"/>
    <ds:schemaRef ds:uri="14c339db-4fcb-4cbd-8633-1201a6f0e19b"/>
    <ds:schemaRef ds:uri="http://schemas.microsoft.com/sharepoint/v3/fields"/>
    <ds:schemaRef ds:uri="http://schemas.openxmlformats.org/package/2006/metadata/core-properties"/>
    <ds:schemaRef ds:uri="http://www.w3.org/XML/1998/namespace"/>
  </ds:schemaRefs>
</ds:datastoreItem>
</file>

<file path=customXml/itemProps4.xml><?xml version="1.0" encoding="utf-8"?>
<ds:datastoreItem xmlns:ds="http://schemas.openxmlformats.org/officeDocument/2006/customXml" ds:itemID="{5510C5BE-D1C4-4356-8398-62EEDF9F598C}"/>
</file>

<file path=docProps/app.xml><?xml version="1.0" encoding="utf-8"?>
<Properties xmlns="http://schemas.openxmlformats.org/officeDocument/2006/extended-properties" xmlns:vt="http://schemas.openxmlformats.org/officeDocument/2006/docPropsVTypes">
  <Template>Normal</Template>
  <TotalTime>20</TotalTime>
  <Pages>17</Pages>
  <Words>2323</Words>
  <Characters>13247</Characters>
  <Application>Microsoft Office Word</Application>
  <DocSecurity>0</DocSecurity>
  <Lines>110</Lines>
  <Paragraphs>31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15539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Leroy Rothschild</dc:creator>
  <cp:keywords/>
  <dc:description/>
  <cp:lastModifiedBy>Bruno Bendavid</cp:lastModifiedBy>
  <cp:revision>5</cp:revision>
  <dcterms:created xsi:type="dcterms:W3CDTF">2019-05-28T03:00:00Z</dcterms:created>
  <dcterms:modified xsi:type="dcterms:W3CDTF">2019-05-28T03:19:00Z</dcterms:modified>
  <cp:contentStatus/>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0x010100EF004842037BA44F801E7D78EFF2BDA7</vt:lpwstr>
  </property>
  <property fmtid="{D5CDD505-2E9C-101B-9397-08002B2CF9AE}" pid="3" name="_dlc_DocIdItemGuid">
    <vt:lpwstr>a00f483d-088b-4720-a8b6-a6541f4f1788</vt:lpwstr>
  </property>
  <property fmtid="{D5CDD505-2E9C-101B-9397-08002B2CF9AE}" pid="4" name="Order">
    <vt:r8>47500</vt:r8>
  </property>
  <property fmtid="{D5CDD505-2E9C-101B-9397-08002B2CF9AE}" pid="5" name="_ExtendedDescription">
    <vt:lpwstr/>
  </property>
</Properties>
</file>