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64D46" w14:textId="77777777" w:rsidR="00D431A6" w:rsidRDefault="00C74D3D" w:rsidP="006D6A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09220" wp14:editId="33E8F499">
                <wp:simplePos x="0" y="0"/>
                <wp:positionH relativeFrom="column">
                  <wp:posOffset>257175</wp:posOffset>
                </wp:positionH>
                <wp:positionV relativeFrom="paragraph">
                  <wp:posOffset>-170815</wp:posOffset>
                </wp:positionV>
                <wp:extent cx="2543175" cy="7143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677DE" w14:textId="77777777" w:rsidR="00D431A6" w:rsidRDefault="00D431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C2F5C3" wp14:editId="715AF2DC">
                                  <wp:extent cx="1905266" cy="495369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U%20Health_horizontal_png_red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266" cy="4953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092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25pt;margin-top:-13.45pt;width:200.25pt;height:5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" fillcolor="white [3201]" stroked="f" strokeweight=".5pt">
                <v:textbox>
                  <w:txbxContent>
                    <w:p w14:paraId="6AF677DE" w14:textId="77777777" w:rsidR="00D431A6" w:rsidRDefault="00D431A6">
                      <w:r>
                        <w:rPr>
                          <w:noProof/>
                        </w:rPr>
                        <w:drawing>
                          <wp:inline distT="0" distB="0" distL="0" distR="0" wp14:anchorId="2BC2F5C3" wp14:editId="715AF2DC">
                            <wp:extent cx="1905266" cy="495369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U%20Health_horizontal_png_red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266" cy="4953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13F3A64" w14:textId="77777777" w:rsidR="00D431A6" w:rsidRDefault="00D431A6" w:rsidP="006D6A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</w:p>
    <w:p w14:paraId="61AFDE80" w14:textId="77777777" w:rsidR="00D431A6" w:rsidRDefault="00D431A6" w:rsidP="006D6A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</w:p>
    <w:p w14:paraId="32F7BBFA" w14:textId="77777777" w:rsidR="00C74D3D" w:rsidRDefault="00C74D3D" w:rsidP="006D6A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</w:p>
    <w:p w14:paraId="64F339BD" w14:textId="77777777" w:rsidR="00386D7C" w:rsidRPr="00977BAC" w:rsidRDefault="006D6A83" w:rsidP="006D6A83">
      <w:pPr>
        <w:spacing w:after="0" w:line="276" w:lineRule="auto"/>
        <w:jc w:val="center"/>
        <w:rPr>
          <w:rFonts w:ascii="Times New Roman" w:eastAsia="Calibri" w:hAnsi="Times New Roman" w:cs="Times New Roman"/>
          <w:bCs/>
        </w:rPr>
      </w:pPr>
      <w:r w:rsidRPr="00977BAC">
        <w:rPr>
          <w:rFonts w:ascii="Times New Roman" w:eastAsia="Calibri" w:hAnsi="Times New Roman" w:cs="Times New Roman"/>
          <w:bCs/>
        </w:rPr>
        <w:t>BUSINESS ASSOCIATE COMPLIANCE QUESTIONNAIRE</w:t>
      </w:r>
    </w:p>
    <w:p w14:paraId="36F600C3" w14:textId="236C3EC4" w:rsidR="004304EC" w:rsidRDefault="003E2CAF" w:rsidP="004304EC">
      <w:pPr>
        <w:spacing w:after="0" w:line="276" w:lineRule="auto"/>
        <w:jc w:val="center"/>
        <w:rPr>
          <w:rFonts w:ascii="Times New Roman" w:eastAsia="Calibri" w:hAnsi="Times New Roman" w:cs="Times New Roman"/>
          <w:bCs/>
        </w:rPr>
      </w:pPr>
      <w:r w:rsidRPr="00977BAC">
        <w:rPr>
          <w:rFonts w:ascii="Times New Roman" w:eastAsia="Calibri" w:hAnsi="Times New Roman" w:cs="Times New Roman"/>
          <w:bCs/>
        </w:rPr>
        <w:t>For:</w:t>
      </w:r>
      <w:r w:rsidR="0047172E">
        <w:rPr>
          <w:rFonts w:ascii="Times New Roman" w:eastAsia="Calibri" w:hAnsi="Times New Roman" w:cs="Times New Roman"/>
          <w:bCs/>
        </w:rPr>
        <w:t xml:space="preserve"> </w:t>
      </w:r>
      <w:r w:rsidR="00623DA2">
        <w:rPr>
          <w:rFonts w:ascii="Times New Roman" w:eastAsia="Calibri" w:hAnsi="Times New Roman" w:cs="Times New Roman"/>
          <w:bCs/>
        </w:rPr>
        <w:t>PeriGen</w:t>
      </w:r>
    </w:p>
    <w:p w14:paraId="7D73ADC6" w14:textId="77777777" w:rsidR="004304EC" w:rsidRPr="00977BAC" w:rsidRDefault="004304EC" w:rsidP="004304EC">
      <w:pPr>
        <w:spacing w:after="0" w:line="276" w:lineRule="auto"/>
        <w:jc w:val="center"/>
        <w:rPr>
          <w:rFonts w:ascii="Times New Roman" w:eastAsia="Calibri" w:hAnsi="Times New Roman" w:cs="Times New Roman"/>
          <w:bCs/>
        </w:rPr>
      </w:pPr>
    </w:p>
    <w:p w14:paraId="3867C1E2" w14:textId="6B986B82" w:rsidR="001079E0" w:rsidRPr="0052255E" w:rsidRDefault="001079E0" w:rsidP="001079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 xml:space="preserve">Name and contact information for your Information Privacy Officer:  </w:t>
      </w:r>
      <w:r w:rsidR="0050457D">
        <w:rPr>
          <w:rFonts w:ascii="Times New Roman" w:eastAsia="Calibri" w:hAnsi="Times New Roman" w:cs="Times New Roman"/>
          <w:bCs/>
        </w:rPr>
        <w:t>Bruno Bendavid</w:t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="00F57BF7">
        <w:rPr>
          <w:rFonts w:ascii="Times New Roman" w:eastAsia="Calibri" w:hAnsi="Times New Roman" w:cs="Times New Roman"/>
          <w:bCs/>
          <w:u w:val="single"/>
        </w:rPr>
        <w:tab/>
      </w:r>
    </w:p>
    <w:p w14:paraId="7F85D097" w14:textId="0EC761B1" w:rsidR="001079E0" w:rsidRPr="0052255E" w:rsidRDefault="001079E0" w:rsidP="001079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 xml:space="preserve">Name and contact information for your Information Security Officer:  </w:t>
      </w:r>
      <w:r w:rsidR="0050457D">
        <w:rPr>
          <w:rFonts w:ascii="Times New Roman" w:eastAsia="Calibri" w:hAnsi="Times New Roman" w:cs="Times New Roman"/>
          <w:bCs/>
        </w:rPr>
        <w:t>Bruno Bendavid</w:t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="00F57BF7">
        <w:rPr>
          <w:rFonts w:ascii="Times New Roman" w:eastAsia="Calibri" w:hAnsi="Times New Roman" w:cs="Times New Roman"/>
          <w:bCs/>
          <w:u w:val="single"/>
        </w:rPr>
        <w:tab/>
      </w:r>
    </w:p>
    <w:p w14:paraId="4BA03AB9" w14:textId="6F88F66E" w:rsidR="001079E0" w:rsidRPr="0052255E" w:rsidRDefault="001079E0" w:rsidP="001079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 xml:space="preserve">How often is the staff trained and </w:t>
      </w:r>
      <w:r w:rsidR="00A63BE0" w:rsidRPr="0052255E">
        <w:rPr>
          <w:rFonts w:ascii="Times New Roman" w:eastAsia="Calibri" w:hAnsi="Times New Roman" w:cs="Times New Roman"/>
          <w:bCs/>
        </w:rPr>
        <w:t>informed</w:t>
      </w:r>
      <w:r w:rsidRPr="0052255E">
        <w:rPr>
          <w:rFonts w:ascii="Times New Roman" w:eastAsia="Calibri" w:hAnsi="Times New Roman" w:cs="Times New Roman"/>
          <w:bCs/>
        </w:rPr>
        <w:t xml:space="preserve"> about your company’s Information Privacy and Security Policies and Programs?</w:t>
      </w:r>
      <w:r w:rsidR="0050457D">
        <w:rPr>
          <w:rFonts w:ascii="Times New Roman" w:eastAsia="Calibri" w:hAnsi="Times New Roman" w:cs="Times New Roman"/>
          <w:bCs/>
        </w:rPr>
        <w:t xml:space="preserve"> Annually with periodic reviews</w:t>
      </w:r>
    </w:p>
    <w:p w14:paraId="5CF9AD70" w14:textId="26047A7A" w:rsidR="00955D88" w:rsidRPr="0052255E" w:rsidRDefault="00955D88" w:rsidP="00955D88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Date of last training.</w:t>
      </w:r>
      <w:r w:rsidR="0050457D">
        <w:rPr>
          <w:rFonts w:ascii="Times New Roman" w:eastAsia="Calibri" w:hAnsi="Times New Roman" w:cs="Times New Roman"/>
          <w:bCs/>
        </w:rPr>
        <w:t xml:space="preserve"> December 2023</w:t>
      </w:r>
    </w:p>
    <w:p w14:paraId="717F808B" w14:textId="777FCD0A" w:rsidR="001079E0" w:rsidRPr="0052255E" w:rsidRDefault="001079E0" w:rsidP="001079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 xml:space="preserve">Are Subcontractors used to provide services to the University of </w:t>
      </w:r>
      <w:r w:rsidR="0052255E" w:rsidRPr="0052255E">
        <w:rPr>
          <w:rFonts w:ascii="Times New Roman" w:eastAsia="Calibri" w:hAnsi="Times New Roman" w:cs="Times New Roman"/>
          <w:bCs/>
        </w:rPr>
        <w:t>Utah, dba</w:t>
      </w:r>
      <w:r w:rsidRPr="0052255E">
        <w:rPr>
          <w:rFonts w:ascii="Times New Roman" w:eastAsia="Calibri" w:hAnsi="Times New Roman" w:cs="Times New Roman"/>
          <w:bCs/>
        </w:rPr>
        <w:t xml:space="preserve"> University of Utah Health?</w:t>
      </w:r>
      <w:r w:rsidR="0050457D">
        <w:rPr>
          <w:rFonts w:ascii="Times New Roman" w:eastAsia="Calibri" w:hAnsi="Times New Roman" w:cs="Times New Roman"/>
          <w:bCs/>
        </w:rPr>
        <w:t xml:space="preserve"> Yes</w:t>
      </w:r>
    </w:p>
    <w:p w14:paraId="4373530D" w14:textId="050D3A2A" w:rsidR="001079E0" w:rsidRPr="0052255E" w:rsidRDefault="001079E0" w:rsidP="001079E0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If yes: Please lis</w:t>
      </w:r>
      <w:r w:rsidR="00A63BE0" w:rsidRPr="0052255E">
        <w:rPr>
          <w:rFonts w:ascii="Times New Roman" w:eastAsia="Calibri" w:hAnsi="Times New Roman" w:cs="Times New Roman"/>
          <w:bCs/>
        </w:rPr>
        <w:t>t them and what they are doing and what information is being shared.</w:t>
      </w:r>
      <w:r w:rsidR="0050457D">
        <w:rPr>
          <w:rFonts w:ascii="Times New Roman" w:eastAsia="Calibri" w:hAnsi="Times New Roman" w:cs="Times New Roman"/>
          <w:bCs/>
        </w:rPr>
        <w:t xml:space="preserve"> Per Diem clinicians</w:t>
      </w:r>
    </w:p>
    <w:p w14:paraId="3A45EB9F" w14:textId="72E32A64" w:rsidR="001079E0" w:rsidRPr="0052255E" w:rsidRDefault="001079E0" w:rsidP="001079E0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Do you have a written Agreement (BAA) that requires them to meet HIPAA Requirements?</w:t>
      </w:r>
      <w:r w:rsidR="0050457D">
        <w:rPr>
          <w:rFonts w:ascii="Times New Roman" w:eastAsia="Calibri" w:hAnsi="Times New Roman" w:cs="Times New Roman"/>
          <w:bCs/>
        </w:rPr>
        <w:t xml:space="preserve"> Yes</w:t>
      </w:r>
    </w:p>
    <w:p w14:paraId="276CFAB2" w14:textId="5BCD5090" w:rsidR="001079E0" w:rsidRPr="0052255E" w:rsidRDefault="001079E0" w:rsidP="001079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Are any of the services you perform under this agreement done outside of the Jurisdiction of the United States?</w:t>
      </w:r>
      <w:r w:rsidR="0050457D">
        <w:rPr>
          <w:rFonts w:ascii="Times New Roman" w:eastAsia="Calibri" w:hAnsi="Times New Roman" w:cs="Times New Roman"/>
          <w:bCs/>
        </w:rPr>
        <w:t xml:space="preserve"> Yes, some development work is completed in Israel</w:t>
      </w:r>
      <w:ins w:id="0" w:author="Bruno Bendavid" w:date="2024-03-26T10:11:00Z" w16du:dateUtc="2024-03-26T14:11:00Z">
        <w:r w:rsidR="00CE3275">
          <w:rPr>
            <w:rFonts w:ascii="Times New Roman" w:eastAsia="Calibri" w:hAnsi="Times New Roman" w:cs="Times New Roman"/>
            <w:bCs/>
          </w:rPr>
          <w:t>. All services (Support, technical and clinical operations) are US based.</w:t>
        </w:r>
      </w:ins>
    </w:p>
    <w:p w14:paraId="1ADA4087" w14:textId="77777777" w:rsidR="001079E0" w:rsidRPr="0052255E" w:rsidRDefault="001079E0" w:rsidP="001079E0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If yes, list the jurisdictions in which these services are performed.</w:t>
      </w:r>
    </w:p>
    <w:p w14:paraId="41EA47EB" w14:textId="08AE8252" w:rsidR="001079E0" w:rsidRPr="0050457D" w:rsidRDefault="001079E0" w:rsidP="001079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0457D">
        <w:rPr>
          <w:rFonts w:ascii="Times New Roman" w:eastAsia="Calibri" w:hAnsi="Times New Roman" w:cs="Times New Roman"/>
          <w:bCs/>
        </w:rPr>
        <w:t xml:space="preserve">Have you or a third party such as EHNAC or HITRUST conducted a HIPAA Risk Analysis or Assessment for Security and </w:t>
      </w:r>
      <w:r w:rsidR="00A63BE0" w:rsidRPr="0050457D">
        <w:rPr>
          <w:rFonts w:ascii="Times New Roman" w:eastAsia="Calibri" w:hAnsi="Times New Roman" w:cs="Times New Roman"/>
          <w:bCs/>
        </w:rPr>
        <w:t>Privacy</w:t>
      </w:r>
      <w:r w:rsidRPr="0050457D">
        <w:rPr>
          <w:rFonts w:ascii="Times New Roman" w:eastAsia="Calibri" w:hAnsi="Times New Roman" w:cs="Times New Roman"/>
          <w:bCs/>
        </w:rPr>
        <w:t>?</w:t>
      </w:r>
      <w:ins w:id="1" w:author="Bruno Bendavid" w:date="2024-03-26T10:12:00Z" w16du:dateUtc="2024-03-26T14:12:00Z">
        <w:r w:rsidR="00CE3275">
          <w:rPr>
            <w:rFonts w:ascii="Times New Roman" w:eastAsia="Calibri" w:hAnsi="Times New Roman" w:cs="Times New Roman"/>
            <w:bCs/>
          </w:rPr>
          <w:t xml:space="preserve"> No, planned for 2024.</w:t>
        </w:r>
      </w:ins>
    </w:p>
    <w:p w14:paraId="53D5EA25" w14:textId="77777777" w:rsidR="00A63BE0" w:rsidRPr="0052255E" w:rsidRDefault="00A63BE0" w:rsidP="00A63BE0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If yes, attach a copy of the report.</w:t>
      </w:r>
    </w:p>
    <w:p w14:paraId="50847D3C" w14:textId="03D93ED2" w:rsidR="00A63BE0" w:rsidRPr="0052255E" w:rsidRDefault="00A63BE0" w:rsidP="00A63B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 xml:space="preserve">Does your organization have </w:t>
      </w:r>
      <w:proofErr w:type="gramStart"/>
      <w:r w:rsidRPr="0052255E">
        <w:rPr>
          <w:rFonts w:ascii="Times New Roman" w:eastAsia="Calibri" w:hAnsi="Times New Roman" w:cs="Times New Roman"/>
          <w:bCs/>
        </w:rPr>
        <w:t>a virus</w:t>
      </w:r>
      <w:proofErr w:type="gramEnd"/>
      <w:r w:rsidRPr="0052255E">
        <w:rPr>
          <w:rFonts w:ascii="Times New Roman" w:eastAsia="Calibri" w:hAnsi="Times New Roman" w:cs="Times New Roman"/>
          <w:bCs/>
        </w:rPr>
        <w:t xml:space="preserve"> checking software, firewalls and operating systems that provide encryption and other security measures?</w:t>
      </w:r>
      <w:r w:rsidR="0050457D">
        <w:rPr>
          <w:rFonts w:ascii="Times New Roman" w:eastAsia="Calibri" w:hAnsi="Times New Roman" w:cs="Times New Roman"/>
          <w:bCs/>
        </w:rPr>
        <w:t xml:space="preserve"> Yes</w:t>
      </w:r>
      <w:ins w:id="2" w:author="Bruno Bendavid" w:date="2024-03-26T10:12:00Z" w16du:dateUtc="2024-03-26T14:12:00Z">
        <w:r w:rsidR="00CE3275">
          <w:rPr>
            <w:rFonts w:ascii="Times New Roman" w:eastAsia="Calibri" w:hAnsi="Times New Roman" w:cs="Times New Roman"/>
            <w:bCs/>
          </w:rPr>
          <w:t xml:space="preserve"> (MS Defender)</w:t>
        </w:r>
      </w:ins>
    </w:p>
    <w:p w14:paraId="05C540F1" w14:textId="1619ACC7" w:rsidR="00A63BE0" w:rsidRPr="0052255E" w:rsidRDefault="00A63BE0" w:rsidP="00A63B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Does your organization perform back-ups of you</w:t>
      </w:r>
      <w:r w:rsidR="00CB7879">
        <w:rPr>
          <w:rFonts w:ascii="Times New Roman" w:eastAsia="Calibri" w:hAnsi="Times New Roman" w:cs="Times New Roman"/>
          <w:bCs/>
        </w:rPr>
        <w:t>r</w:t>
      </w:r>
      <w:r w:rsidRPr="0052255E">
        <w:rPr>
          <w:rFonts w:ascii="Times New Roman" w:eastAsia="Calibri" w:hAnsi="Times New Roman" w:cs="Times New Roman"/>
          <w:bCs/>
        </w:rPr>
        <w:t xml:space="preserve"> data daily?</w:t>
      </w:r>
      <w:r w:rsidR="0050457D">
        <w:rPr>
          <w:rFonts w:ascii="Times New Roman" w:eastAsia="Calibri" w:hAnsi="Times New Roman" w:cs="Times New Roman"/>
          <w:bCs/>
        </w:rPr>
        <w:t xml:space="preserve"> </w:t>
      </w:r>
      <w:ins w:id="3" w:author="Bruno Bendavid" w:date="2024-03-26T10:13:00Z" w16du:dateUtc="2024-03-26T14:13:00Z">
        <w:r w:rsidR="00CE3275">
          <w:rPr>
            <w:rFonts w:ascii="Times New Roman" w:eastAsia="Calibri" w:hAnsi="Times New Roman" w:cs="Times New Roman"/>
            <w:bCs/>
          </w:rPr>
          <w:t xml:space="preserve">For PeriGen corporate data, </w:t>
        </w:r>
        <w:proofErr w:type="gramStart"/>
        <w:r w:rsidR="00CE3275">
          <w:rPr>
            <w:rFonts w:ascii="Times New Roman" w:eastAsia="Calibri" w:hAnsi="Times New Roman" w:cs="Times New Roman"/>
            <w:bCs/>
          </w:rPr>
          <w:t>Yes</w:t>
        </w:r>
        <w:proofErr w:type="gramEnd"/>
        <w:r w:rsidR="00CE3275">
          <w:rPr>
            <w:rFonts w:ascii="Times New Roman" w:eastAsia="Calibri" w:hAnsi="Times New Roman" w:cs="Times New Roman"/>
            <w:bCs/>
          </w:rPr>
          <w:t xml:space="preserve">. However, </w:t>
        </w:r>
      </w:ins>
      <w:proofErr w:type="gramStart"/>
      <w:r w:rsidR="0050457D">
        <w:rPr>
          <w:rFonts w:ascii="Times New Roman" w:eastAsia="Calibri" w:hAnsi="Times New Roman" w:cs="Times New Roman"/>
          <w:bCs/>
        </w:rPr>
        <w:t>University</w:t>
      </w:r>
      <w:proofErr w:type="gramEnd"/>
      <w:r w:rsidR="0050457D">
        <w:rPr>
          <w:rFonts w:ascii="Times New Roman" w:eastAsia="Calibri" w:hAnsi="Times New Roman" w:cs="Times New Roman"/>
          <w:bCs/>
        </w:rPr>
        <w:t xml:space="preserve"> of Utah owns all data and backups associated with this application.</w:t>
      </w:r>
      <w:ins w:id="4" w:author="Bruno Bendavid" w:date="2024-03-26T10:13:00Z" w16du:dateUtc="2024-03-26T14:13:00Z">
        <w:r w:rsidR="00CE3275">
          <w:rPr>
            <w:rFonts w:ascii="Times New Roman" w:eastAsia="Calibri" w:hAnsi="Times New Roman" w:cs="Times New Roman"/>
            <w:bCs/>
          </w:rPr>
          <w:t xml:space="preserve"> No customer data is transferred or stored on PeriGen corporate </w:t>
        </w:r>
      </w:ins>
      <w:ins w:id="5" w:author="Bruno Bendavid" w:date="2024-03-26T10:14:00Z" w16du:dateUtc="2024-03-26T14:14:00Z">
        <w:r w:rsidR="00CE3275">
          <w:rPr>
            <w:rFonts w:ascii="Times New Roman" w:eastAsia="Calibri" w:hAnsi="Times New Roman" w:cs="Times New Roman"/>
            <w:bCs/>
          </w:rPr>
          <w:t>infrastructure.</w:t>
        </w:r>
      </w:ins>
    </w:p>
    <w:p w14:paraId="7B58FE5E" w14:textId="77777777" w:rsidR="00A63BE0" w:rsidRPr="0052255E" w:rsidRDefault="00A63BE0" w:rsidP="00A63BE0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If not, how often is it accomplished?</w:t>
      </w:r>
    </w:p>
    <w:p w14:paraId="20234B6B" w14:textId="27BAF45C" w:rsidR="00A63BE0" w:rsidRPr="0052255E" w:rsidRDefault="00A63BE0" w:rsidP="00A63B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Does your organization have a Disaster Recovery Contingency Plan to meet the HIPAA Security Standards?</w:t>
      </w:r>
      <w:ins w:id="6" w:author="Bruno Bendavid" w:date="2024-03-26T10:14:00Z" w16du:dateUtc="2024-03-26T14:14:00Z">
        <w:r w:rsidR="00CE3275">
          <w:rPr>
            <w:rFonts w:ascii="Times New Roman" w:eastAsia="Calibri" w:hAnsi="Times New Roman" w:cs="Times New Roman"/>
            <w:bCs/>
          </w:rPr>
          <w:t xml:space="preserve"> Yes.</w:t>
        </w:r>
      </w:ins>
    </w:p>
    <w:p w14:paraId="051117AC" w14:textId="1F189EDB" w:rsidR="00A63BE0" w:rsidRPr="0052255E" w:rsidRDefault="00B9331C" w:rsidP="00A63BE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 xml:space="preserve">Has your organization developed security policies and procedures </w:t>
      </w:r>
      <w:r w:rsidR="00F57BF7" w:rsidRPr="0052255E">
        <w:rPr>
          <w:rFonts w:ascii="Times New Roman" w:eastAsia="Calibri" w:hAnsi="Times New Roman" w:cs="Times New Roman"/>
          <w:bCs/>
        </w:rPr>
        <w:t>regarding</w:t>
      </w:r>
      <w:r w:rsidRPr="0052255E">
        <w:rPr>
          <w:rFonts w:ascii="Times New Roman" w:eastAsia="Calibri" w:hAnsi="Times New Roman" w:cs="Times New Roman"/>
          <w:bCs/>
        </w:rPr>
        <w:t xml:space="preserve"> confidentiality statements, individually identifying information system users, passwords, automatic logoff, workstations, monitoring and documenting unauthorized access, audit trails of users, sanction for misuse of disclosure, and termination checklists?</w:t>
      </w:r>
    </w:p>
    <w:p w14:paraId="7BC5E61E" w14:textId="26B4E5A2" w:rsidR="00B9331C" w:rsidRPr="0052255E" w:rsidRDefault="002E3C0A" w:rsidP="002E3C0A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If so, provide document name and date of latest revision.</w:t>
      </w:r>
      <w:ins w:id="7" w:author="Bruno Bendavid" w:date="2024-03-26T10:14:00Z" w16du:dateUtc="2024-03-26T14:14:00Z">
        <w:r w:rsidR="00CE3275">
          <w:rPr>
            <w:rFonts w:ascii="Times New Roman" w:eastAsia="Calibri" w:hAnsi="Times New Roman" w:cs="Times New Roman"/>
            <w:bCs/>
          </w:rPr>
          <w:t xml:space="preserve"> </w:t>
        </w:r>
        <w:r w:rsidR="00CE3275" w:rsidRPr="00CE3275">
          <w:rPr>
            <w:rFonts w:ascii="Times New Roman" w:eastAsia="Calibri" w:hAnsi="Times New Roman" w:cs="Times New Roman"/>
            <w:bCs/>
            <w:highlight w:val="yellow"/>
            <w:rPrChange w:id="8" w:author="Bruno Bendavid" w:date="2024-03-26T10:15:00Z" w16du:dateUtc="2024-03-26T14:15:00Z">
              <w:rPr>
                <w:rFonts w:ascii="Times New Roman" w:eastAsia="Calibri" w:hAnsi="Times New Roman" w:cs="Times New Roman"/>
                <w:bCs/>
              </w:rPr>
            </w:rPrChange>
          </w:rPr>
          <w:t>Yes, see atta</w:t>
        </w:r>
      </w:ins>
      <w:ins w:id="9" w:author="Bruno Bendavid" w:date="2024-03-26T10:15:00Z" w16du:dateUtc="2024-03-26T14:15:00Z">
        <w:r w:rsidR="00CE3275" w:rsidRPr="00CE3275">
          <w:rPr>
            <w:rFonts w:ascii="Times New Roman" w:eastAsia="Calibri" w:hAnsi="Times New Roman" w:cs="Times New Roman"/>
            <w:bCs/>
            <w:highlight w:val="yellow"/>
            <w:rPrChange w:id="10" w:author="Bruno Bendavid" w:date="2024-03-26T10:15:00Z" w16du:dateUtc="2024-03-26T14:15:00Z">
              <w:rPr>
                <w:rFonts w:ascii="Times New Roman" w:eastAsia="Calibri" w:hAnsi="Times New Roman" w:cs="Times New Roman"/>
                <w:bCs/>
              </w:rPr>
            </w:rPrChange>
          </w:rPr>
          <w:t>ched policies</w:t>
        </w:r>
        <w:r w:rsidR="00CE3275">
          <w:rPr>
            <w:rFonts w:ascii="Times New Roman" w:eastAsia="Calibri" w:hAnsi="Times New Roman" w:cs="Times New Roman"/>
            <w:bCs/>
          </w:rPr>
          <w:t>.</w:t>
        </w:r>
      </w:ins>
    </w:p>
    <w:p w14:paraId="7219F56C" w14:textId="6E551DD2" w:rsidR="002E3C0A" w:rsidRPr="0052255E" w:rsidRDefault="002E3C0A" w:rsidP="002E3C0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Describe how you secure physical access to the systems that will store PHI.</w:t>
      </w:r>
      <w:r w:rsidR="0050457D">
        <w:rPr>
          <w:rFonts w:ascii="Times New Roman" w:eastAsia="Calibri" w:hAnsi="Times New Roman" w:cs="Times New Roman"/>
          <w:bCs/>
        </w:rPr>
        <w:t xml:space="preserve"> We don’t have physical access to </w:t>
      </w:r>
      <w:proofErr w:type="gramStart"/>
      <w:r w:rsidR="0050457D">
        <w:rPr>
          <w:rFonts w:ascii="Times New Roman" w:eastAsia="Calibri" w:hAnsi="Times New Roman" w:cs="Times New Roman"/>
          <w:bCs/>
        </w:rPr>
        <w:t>University</w:t>
      </w:r>
      <w:proofErr w:type="gramEnd"/>
      <w:r w:rsidR="0050457D">
        <w:rPr>
          <w:rFonts w:ascii="Times New Roman" w:eastAsia="Calibri" w:hAnsi="Times New Roman" w:cs="Times New Roman"/>
          <w:bCs/>
        </w:rPr>
        <w:t xml:space="preserve"> of Utah’s servers.</w:t>
      </w:r>
    </w:p>
    <w:p w14:paraId="68E9190F" w14:textId="77777777" w:rsidR="002E3C0A" w:rsidRPr="0052255E" w:rsidRDefault="002E3C0A" w:rsidP="002E3C0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Have you developed and implemented a breach notification policy and procedures?</w:t>
      </w:r>
    </w:p>
    <w:p w14:paraId="517332C8" w14:textId="1EC21D5A" w:rsidR="002E3C0A" w:rsidRPr="0052255E" w:rsidRDefault="002E3C0A" w:rsidP="002E3C0A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Please provide the document name and date of latest revision.</w:t>
      </w:r>
      <w:ins w:id="11" w:author="Bruno Bendavid" w:date="2024-03-26T10:16:00Z" w16du:dateUtc="2024-03-26T14:16:00Z">
        <w:r w:rsidR="00CE3275">
          <w:rPr>
            <w:rFonts w:ascii="Times New Roman" w:eastAsia="Calibri" w:hAnsi="Times New Roman" w:cs="Times New Roman"/>
            <w:bCs/>
          </w:rPr>
          <w:t xml:space="preserve"> </w:t>
        </w:r>
        <w:r w:rsidR="00CE3275" w:rsidRPr="00C510E1">
          <w:rPr>
            <w:rFonts w:ascii="Times New Roman" w:eastAsia="Calibri" w:hAnsi="Times New Roman" w:cs="Times New Roman"/>
            <w:bCs/>
            <w:highlight w:val="yellow"/>
          </w:rPr>
          <w:t>Yes, see attached policies</w:t>
        </w:r>
        <w:r w:rsidR="00CE3275">
          <w:rPr>
            <w:rFonts w:ascii="Times New Roman" w:eastAsia="Calibri" w:hAnsi="Times New Roman" w:cs="Times New Roman"/>
            <w:bCs/>
          </w:rPr>
          <w:t>.</w:t>
        </w:r>
      </w:ins>
    </w:p>
    <w:p w14:paraId="4B7016CB" w14:textId="77777777" w:rsidR="002E3C0A" w:rsidRPr="0052255E" w:rsidRDefault="002E3C0A" w:rsidP="002E3C0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Do you maintain cyber liability insurance to cover the costs of breach notification costs?</w:t>
      </w:r>
    </w:p>
    <w:p w14:paraId="2627586B" w14:textId="41E94195" w:rsidR="002E3C0A" w:rsidRPr="0052255E" w:rsidRDefault="002E3C0A" w:rsidP="002E3C0A">
      <w:pPr>
        <w:pStyle w:val="ListParagraph"/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If yes, please attach the Certificate of Insurance.</w:t>
      </w:r>
      <w:ins w:id="12" w:author="Bruno Bendavid" w:date="2024-03-26T10:16:00Z" w16du:dateUtc="2024-03-26T14:16:00Z">
        <w:r w:rsidR="00CE3275" w:rsidRPr="00CE3275">
          <w:rPr>
            <w:rFonts w:ascii="Times New Roman" w:eastAsia="Calibri" w:hAnsi="Times New Roman" w:cs="Times New Roman"/>
            <w:bCs/>
            <w:highlight w:val="yellow"/>
          </w:rPr>
          <w:t xml:space="preserve"> </w:t>
        </w:r>
        <w:r w:rsidR="00CE3275" w:rsidRPr="00C510E1">
          <w:rPr>
            <w:rFonts w:ascii="Times New Roman" w:eastAsia="Calibri" w:hAnsi="Times New Roman" w:cs="Times New Roman"/>
            <w:bCs/>
            <w:highlight w:val="yellow"/>
          </w:rPr>
          <w:t>Yes, see attached policies</w:t>
        </w:r>
        <w:r w:rsidR="00CE3275">
          <w:rPr>
            <w:rFonts w:ascii="Times New Roman" w:eastAsia="Calibri" w:hAnsi="Times New Roman" w:cs="Times New Roman"/>
            <w:bCs/>
          </w:rPr>
          <w:t>.</w:t>
        </w:r>
      </w:ins>
    </w:p>
    <w:p w14:paraId="4E77BF36" w14:textId="77777777" w:rsidR="009D162D" w:rsidRPr="0052255E" w:rsidRDefault="009D162D" w:rsidP="009D162D">
      <w:p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</w:p>
    <w:p w14:paraId="62EF5940" w14:textId="17AE75E6" w:rsidR="009D162D" w:rsidRDefault="009D162D" w:rsidP="009D162D">
      <w:pPr>
        <w:spacing w:after="0" w:line="276" w:lineRule="auto"/>
        <w:jc w:val="center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>Verification of Certification</w:t>
      </w:r>
    </w:p>
    <w:p w14:paraId="1AEDB04E" w14:textId="77777777" w:rsidR="0052255E" w:rsidRPr="0052255E" w:rsidRDefault="0052255E" w:rsidP="009D162D">
      <w:pPr>
        <w:spacing w:after="0" w:line="276" w:lineRule="auto"/>
        <w:jc w:val="center"/>
        <w:rPr>
          <w:rFonts w:ascii="Times New Roman" w:eastAsia="Calibri" w:hAnsi="Times New Roman" w:cs="Times New Roman"/>
          <w:bCs/>
        </w:rPr>
      </w:pPr>
    </w:p>
    <w:p w14:paraId="133FD5E7" w14:textId="2B915935" w:rsidR="009D162D" w:rsidRPr="0052255E" w:rsidRDefault="009D162D" w:rsidP="009D162D">
      <w:pPr>
        <w:spacing w:after="0" w:line="276" w:lineRule="auto"/>
        <w:jc w:val="both"/>
        <w:rPr>
          <w:rFonts w:ascii="Times New Roman" w:eastAsia="Calibri" w:hAnsi="Times New Roman" w:cs="Times New Roman"/>
          <w:bCs/>
          <w:u w:val="single"/>
        </w:rPr>
      </w:pPr>
      <w:r w:rsidRPr="0052255E">
        <w:rPr>
          <w:rFonts w:ascii="Times New Roman" w:eastAsia="Calibri" w:hAnsi="Times New Roman" w:cs="Times New Roman"/>
          <w:bCs/>
        </w:rPr>
        <w:t>Name of Official completing the questionnaire</w:t>
      </w:r>
      <w:r w:rsidR="00F45D04" w:rsidRPr="0052255E">
        <w:rPr>
          <w:rFonts w:ascii="Times New Roman" w:eastAsia="Calibri" w:hAnsi="Times New Roman" w:cs="Times New Roman"/>
          <w:bCs/>
        </w:rPr>
        <w:t xml:space="preserve">: </w:t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="0052255E">
        <w:rPr>
          <w:rFonts w:ascii="Times New Roman" w:eastAsia="Calibri" w:hAnsi="Times New Roman" w:cs="Times New Roman"/>
          <w:bCs/>
          <w:u w:val="single"/>
        </w:rPr>
        <w:tab/>
      </w:r>
    </w:p>
    <w:p w14:paraId="12FDB6BE" w14:textId="77777777" w:rsidR="009D162D" w:rsidRPr="0052255E" w:rsidRDefault="009D162D" w:rsidP="009D162D">
      <w:pPr>
        <w:spacing w:after="0" w:line="276" w:lineRule="auto"/>
        <w:jc w:val="both"/>
        <w:rPr>
          <w:rFonts w:ascii="Times New Roman" w:eastAsia="Calibri" w:hAnsi="Times New Roman" w:cs="Times New Roman"/>
          <w:bCs/>
          <w:u w:val="single"/>
        </w:rPr>
      </w:pPr>
    </w:p>
    <w:p w14:paraId="2A5856DD" w14:textId="42C2E547" w:rsidR="009D162D" w:rsidRPr="0052255E" w:rsidRDefault="009D162D" w:rsidP="009D162D">
      <w:p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  <w:r w:rsidRPr="0052255E">
        <w:rPr>
          <w:rFonts w:ascii="Times New Roman" w:eastAsia="Calibri" w:hAnsi="Times New Roman" w:cs="Times New Roman"/>
          <w:bCs/>
        </w:rPr>
        <w:t xml:space="preserve">Title of </w:t>
      </w:r>
      <w:r w:rsidR="007D3A2B" w:rsidRPr="0052255E">
        <w:rPr>
          <w:rFonts w:ascii="Times New Roman" w:eastAsia="Calibri" w:hAnsi="Times New Roman" w:cs="Times New Roman"/>
          <w:bCs/>
        </w:rPr>
        <w:t>Official</w:t>
      </w:r>
      <w:r w:rsidRPr="0052255E">
        <w:rPr>
          <w:rFonts w:ascii="Times New Roman" w:eastAsia="Calibri" w:hAnsi="Times New Roman" w:cs="Times New Roman"/>
          <w:bCs/>
        </w:rPr>
        <w:t xml:space="preserve">:  </w:t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</w:p>
    <w:p w14:paraId="1A092CD6" w14:textId="77777777" w:rsidR="009D162D" w:rsidRPr="0052255E" w:rsidRDefault="009D162D" w:rsidP="009D162D">
      <w:pPr>
        <w:spacing w:after="0" w:line="276" w:lineRule="auto"/>
        <w:jc w:val="both"/>
        <w:rPr>
          <w:rFonts w:ascii="Times New Roman" w:eastAsia="Calibri" w:hAnsi="Times New Roman" w:cs="Times New Roman"/>
          <w:bCs/>
        </w:rPr>
      </w:pPr>
    </w:p>
    <w:p w14:paraId="6D09CB55" w14:textId="2B0D92BB" w:rsidR="009D162D" w:rsidRPr="0052255E" w:rsidRDefault="009D162D" w:rsidP="009D162D">
      <w:pPr>
        <w:spacing w:after="0" w:line="276" w:lineRule="auto"/>
        <w:jc w:val="both"/>
        <w:rPr>
          <w:rFonts w:ascii="Times New Roman" w:eastAsia="Calibri" w:hAnsi="Times New Roman" w:cs="Times New Roman"/>
          <w:bCs/>
          <w:u w:val="single"/>
        </w:rPr>
      </w:pPr>
      <w:r w:rsidRPr="0052255E">
        <w:rPr>
          <w:rFonts w:ascii="Times New Roman" w:eastAsia="Calibri" w:hAnsi="Times New Roman" w:cs="Times New Roman"/>
          <w:bCs/>
        </w:rPr>
        <w:t xml:space="preserve">Signature of Official:  </w:t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="00F45D04"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</w:p>
    <w:p w14:paraId="2BCA618F" w14:textId="77777777" w:rsidR="009D162D" w:rsidRPr="0052255E" w:rsidRDefault="009D162D" w:rsidP="009D162D">
      <w:pPr>
        <w:spacing w:after="0" w:line="276" w:lineRule="auto"/>
        <w:jc w:val="both"/>
        <w:rPr>
          <w:rFonts w:ascii="Times New Roman" w:eastAsia="Calibri" w:hAnsi="Times New Roman" w:cs="Times New Roman"/>
          <w:bCs/>
          <w:u w:val="single"/>
        </w:rPr>
      </w:pPr>
    </w:p>
    <w:p w14:paraId="0E0D7129" w14:textId="748EF302" w:rsidR="00D962F9" w:rsidRPr="0052255E" w:rsidRDefault="009D162D" w:rsidP="00FC6372">
      <w:pPr>
        <w:spacing w:after="0" w:line="276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2255E">
        <w:rPr>
          <w:rFonts w:ascii="Times New Roman" w:eastAsia="Calibri" w:hAnsi="Times New Roman" w:cs="Times New Roman"/>
          <w:bCs/>
        </w:rPr>
        <w:t xml:space="preserve">Date:  </w:t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  <w:r w:rsidRPr="0052255E">
        <w:rPr>
          <w:rFonts w:ascii="Times New Roman" w:eastAsia="Calibri" w:hAnsi="Times New Roman" w:cs="Times New Roman"/>
          <w:bCs/>
          <w:u w:val="single"/>
        </w:rPr>
        <w:tab/>
      </w:r>
    </w:p>
    <w:p w14:paraId="34BAECF0" w14:textId="77777777" w:rsidR="003E2CAF" w:rsidRPr="00D962F9" w:rsidRDefault="00D962F9" w:rsidP="00D962F9">
      <w:pPr>
        <w:tabs>
          <w:tab w:val="left" w:pos="6420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</w:p>
    <w:sectPr w:rsidR="003E2CAF" w:rsidRPr="00D962F9" w:rsidSect="0092405B">
      <w:type w:val="continuous"/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0BC979" w14:textId="77777777" w:rsidR="0092405B" w:rsidRDefault="0092405B" w:rsidP="00A53AEC">
      <w:pPr>
        <w:spacing w:after="0" w:line="240" w:lineRule="auto"/>
      </w:pPr>
      <w:r>
        <w:separator/>
      </w:r>
    </w:p>
  </w:endnote>
  <w:endnote w:type="continuationSeparator" w:id="0">
    <w:p w14:paraId="4A9F7770" w14:textId="77777777" w:rsidR="0092405B" w:rsidRDefault="0092405B" w:rsidP="00A53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D9DCA2" w14:textId="77777777" w:rsidR="0092405B" w:rsidRDefault="0092405B" w:rsidP="00A53AEC">
      <w:pPr>
        <w:spacing w:after="0" w:line="240" w:lineRule="auto"/>
      </w:pPr>
      <w:r>
        <w:separator/>
      </w:r>
    </w:p>
  </w:footnote>
  <w:footnote w:type="continuationSeparator" w:id="0">
    <w:p w14:paraId="29AD58B4" w14:textId="77777777" w:rsidR="0092405B" w:rsidRDefault="0092405B" w:rsidP="00A53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A3AA7"/>
    <w:multiLevelType w:val="hybridMultilevel"/>
    <w:tmpl w:val="AFF2683A"/>
    <w:lvl w:ilvl="0" w:tplc="AF725A6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C8202018">
      <w:start w:val="1"/>
      <w:numFmt w:val="lowerLetter"/>
      <w:lvlText w:val="%2."/>
      <w:lvlJc w:val="left"/>
      <w:pPr>
        <w:ind w:left="360" w:hanging="360"/>
      </w:pPr>
      <w:rPr>
        <w:rFonts w:hint="default"/>
        <w:b w:val="0"/>
        <w:color w:val="000000"/>
        <w:u w:val="none"/>
      </w:rPr>
    </w:lvl>
    <w:lvl w:ilvl="2" w:tplc="178A671A">
      <w:start w:val="1"/>
      <w:numFmt w:val="lowerRoman"/>
      <w:lvlText w:val="%3."/>
      <w:lvlJc w:val="right"/>
      <w:pPr>
        <w:ind w:left="2160" w:hanging="180"/>
      </w:pPr>
      <w:rPr>
        <w:b w:val="0"/>
        <w:color w:val="000000"/>
      </w:rPr>
    </w:lvl>
    <w:lvl w:ilvl="3" w:tplc="402C564A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57193"/>
    <w:multiLevelType w:val="hybridMultilevel"/>
    <w:tmpl w:val="B614D2B2"/>
    <w:lvl w:ilvl="0" w:tplc="288A8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80314E"/>
    <w:multiLevelType w:val="hybridMultilevel"/>
    <w:tmpl w:val="45A65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434812">
    <w:abstractNumId w:val="1"/>
  </w:num>
  <w:num w:numId="2" w16cid:durableId="1715498368">
    <w:abstractNumId w:val="2"/>
  </w:num>
  <w:num w:numId="3" w16cid:durableId="12929775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runo Bendavid">
    <w15:presenceInfo w15:providerId="AD" w15:userId="S::bruno.bendavid@perigen.com::05fb2c60-6e0a-4be3-aa96-573cbdddcf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xNbA0NjU2sTA1sjBS0lEKTi0uzszPAykwrAUAOLzOVCwAAAA="/>
  </w:docVars>
  <w:rsids>
    <w:rsidRoot w:val="00A53AEC"/>
    <w:rsid w:val="00005D17"/>
    <w:rsid w:val="00021D0A"/>
    <w:rsid w:val="00031DB7"/>
    <w:rsid w:val="00032C48"/>
    <w:rsid w:val="0004308C"/>
    <w:rsid w:val="00056A11"/>
    <w:rsid w:val="000570D0"/>
    <w:rsid w:val="000603A9"/>
    <w:rsid w:val="0007091D"/>
    <w:rsid w:val="000714E1"/>
    <w:rsid w:val="000731EC"/>
    <w:rsid w:val="000B0E1E"/>
    <w:rsid w:val="000C0C8C"/>
    <w:rsid w:val="000E0861"/>
    <w:rsid w:val="000F1E5F"/>
    <w:rsid w:val="000F7E53"/>
    <w:rsid w:val="001079E0"/>
    <w:rsid w:val="001268A7"/>
    <w:rsid w:val="00146D0B"/>
    <w:rsid w:val="00153C09"/>
    <w:rsid w:val="00196D08"/>
    <w:rsid w:val="001A6E44"/>
    <w:rsid w:val="001C0C05"/>
    <w:rsid w:val="001E7BCE"/>
    <w:rsid w:val="00206808"/>
    <w:rsid w:val="00220DD3"/>
    <w:rsid w:val="002404A7"/>
    <w:rsid w:val="00250344"/>
    <w:rsid w:val="00274AD7"/>
    <w:rsid w:val="00275ADA"/>
    <w:rsid w:val="002A1F8F"/>
    <w:rsid w:val="002A22FF"/>
    <w:rsid w:val="002B6B7D"/>
    <w:rsid w:val="002B7AB9"/>
    <w:rsid w:val="002E0C86"/>
    <w:rsid w:val="002E3C0A"/>
    <w:rsid w:val="002F10AC"/>
    <w:rsid w:val="002F6822"/>
    <w:rsid w:val="00311C11"/>
    <w:rsid w:val="0031319C"/>
    <w:rsid w:val="00317F38"/>
    <w:rsid w:val="00337A37"/>
    <w:rsid w:val="0034687C"/>
    <w:rsid w:val="00354A95"/>
    <w:rsid w:val="00367450"/>
    <w:rsid w:val="003820CA"/>
    <w:rsid w:val="00386D7C"/>
    <w:rsid w:val="00392167"/>
    <w:rsid w:val="00396B87"/>
    <w:rsid w:val="003B06D1"/>
    <w:rsid w:val="003B23D0"/>
    <w:rsid w:val="003E2CAF"/>
    <w:rsid w:val="003F5013"/>
    <w:rsid w:val="003F6D09"/>
    <w:rsid w:val="004304A7"/>
    <w:rsid w:val="004304EC"/>
    <w:rsid w:val="00433F8F"/>
    <w:rsid w:val="00442307"/>
    <w:rsid w:val="004451FB"/>
    <w:rsid w:val="0047172E"/>
    <w:rsid w:val="00473500"/>
    <w:rsid w:val="0049104D"/>
    <w:rsid w:val="00497690"/>
    <w:rsid w:val="004B4C8D"/>
    <w:rsid w:val="004C77AA"/>
    <w:rsid w:val="004E2D0F"/>
    <w:rsid w:val="004E7687"/>
    <w:rsid w:val="004F5C84"/>
    <w:rsid w:val="0050457D"/>
    <w:rsid w:val="00515E69"/>
    <w:rsid w:val="0052255E"/>
    <w:rsid w:val="005523D2"/>
    <w:rsid w:val="00566A00"/>
    <w:rsid w:val="00583769"/>
    <w:rsid w:val="00590ABD"/>
    <w:rsid w:val="005C3A76"/>
    <w:rsid w:val="005D51B2"/>
    <w:rsid w:val="005E45AB"/>
    <w:rsid w:val="005E68B8"/>
    <w:rsid w:val="005E723A"/>
    <w:rsid w:val="005F02AF"/>
    <w:rsid w:val="005F3F0E"/>
    <w:rsid w:val="005F45F4"/>
    <w:rsid w:val="006005D4"/>
    <w:rsid w:val="006024B5"/>
    <w:rsid w:val="006049B4"/>
    <w:rsid w:val="00615433"/>
    <w:rsid w:val="00623DA2"/>
    <w:rsid w:val="0062511C"/>
    <w:rsid w:val="006410C0"/>
    <w:rsid w:val="00647EF8"/>
    <w:rsid w:val="0065584C"/>
    <w:rsid w:val="006617BC"/>
    <w:rsid w:val="00685175"/>
    <w:rsid w:val="00691566"/>
    <w:rsid w:val="00697C8B"/>
    <w:rsid w:val="006C03D4"/>
    <w:rsid w:val="006D397C"/>
    <w:rsid w:val="006D6A83"/>
    <w:rsid w:val="00704061"/>
    <w:rsid w:val="00705F18"/>
    <w:rsid w:val="00723A62"/>
    <w:rsid w:val="00725797"/>
    <w:rsid w:val="0073126C"/>
    <w:rsid w:val="00731EF2"/>
    <w:rsid w:val="00736DDB"/>
    <w:rsid w:val="0074612A"/>
    <w:rsid w:val="007467FC"/>
    <w:rsid w:val="00750FD1"/>
    <w:rsid w:val="007703FD"/>
    <w:rsid w:val="007855C6"/>
    <w:rsid w:val="007B504C"/>
    <w:rsid w:val="007D3A2B"/>
    <w:rsid w:val="007E5E9F"/>
    <w:rsid w:val="007F34A6"/>
    <w:rsid w:val="00813EA7"/>
    <w:rsid w:val="00844036"/>
    <w:rsid w:val="00860683"/>
    <w:rsid w:val="00884505"/>
    <w:rsid w:val="008B6484"/>
    <w:rsid w:val="008C38DA"/>
    <w:rsid w:val="008D1328"/>
    <w:rsid w:val="008D6892"/>
    <w:rsid w:val="008F637C"/>
    <w:rsid w:val="00901199"/>
    <w:rsid w:val="00911F6F"/>
    <w:rsid w:val="0092405B"/>
    <w:rsid w:val="009439FB"/>
    <w:rsid w:val="009524EC"/>
    <w:rsid w:val="00955D88"/>
    <w:rsid w:val="00977BAC"/>
    <w:rsid w:val="009A0B71"/>
    <w:rsid w:val="009A36BA"/>
    <w:rsid w:val="009C553D"/>
    <w:rsid w:val="009D162D"/>
    <w:rsid w:val="009D53CC"/>
    <w:rsid w:val="009E3D67"/>
    <w:rsid w:val="009E5849"/>
    <w:rsid w:val="00A020EC"/>
    <w:rsid w:val="00A05619"/>
    <w:rsid w:val="00A110D6"/>
    <w:rsid w:val="00A16715"/>
    <w:rsid w:val="00A16E0D"/>
    <w:rsid w:val="00A33C6E"/>
    <w:rsid w:val="00A42873"/>
    <w:rsid w:val="00A52111"/>
    <w:rsid w:val="00A53AEC"/>
    <w:rsid w:val="00A55308"/>
    <w:rsid w:val="00A63BE0"/>
    <w:rsid w:val="00A76319"/>
    <w:rsid w:val="00A7755D"/>
    <w:rsid w:val="00A81683"/>
    <w:rsid w:val="00A8553D"/>
    <w:rsid w:val="00A86707"/>
    <w:rsid w:val="00AA116B"/>
    <w:rsid w:val="00AC14BA"/>
    <w:rsid w:val="00AD4A9A"/>
    <w:rsid w:val="00AE48D0"/>
    <w:rsid w:val="00AE6A9C"/>
    <w:rsid w:val="00B16505"/>
    <w:rsid w:val="00B20E2C"/>
    <w:rsid w:val="00B41889"/>
    <w:rsid w:val="00B554C4"/>
    <w:rsid w:val="00B60EE1"/>
    <w:rsid w:val="00B62BFA"/>
    <w:rsid w:val="00B67F7B"/>
    <w:rsid w:val="00B7380B"/>
    <w:rsid w:val="00B75C94"/>
    <w:rsid w:val="00B859FA"/>
    <w:rsid w:val="00B87103"/>
    <w:rsid w:val="00B9331C"/>
    <w:rsid w:val="00BA2973"/>
    <w:rsid w:val="00BE4DAA"/>
    <w:rsid w:val="00BF371B"/>
    <w:rsid w:val="00C02028"/>
    <w:rsid w:val="00C17377"/>
    <w:rsid w:val="00C35D41"/>
    <w:rsid w:val="00C45D91"/>
    <w:rsid w:val="00C55E45"/>
    <w:rsid w:val="00C615C5"/>
    <w:rsid w:val="00C72F83"/>
    <w:rsid w:val="00C74D3D"/>
    <w:rsid w:val="00C80A84"/>
    <w:rsid w:val="00C903FC"/>
    <w:rsid w:val="00C95832"/>
    <w:rsid w:val="00CB51D3"/>
    <w:rsid w:val="00CB7879"/>
    <w:rsid w:val="00CC2C69"/>
    <w:rsid w:val="00CC3651"/>
    <w:rsid w:val="00CD00CA"/>
    <w:rsid w:val="00CD7FC0"/>
    <w:rsid w:val="00CE3275"/>
    <w:rsid w:val="00CF07DC"/>
    <w:rsid w:val="00D02D80"/>
    <w:rsid w:val="00D10829"/>
    <w:rsid w:val="00D12316"/>
    <w:rsid w:val="00D229CE"/>
    <w:rsid w:val="00D33CA5"/>
    <w:rsid w:val="00D431A6"/>
    <w:rsid w:val="00D43477"/>
    <w:rsid w:val="00D47319"/>
    <w:rsid w:val="00D51449"/>
    <w:rsid w:val="00D5588F"/>
    <w:rsid w:val="00D6058F"/>
    <w:rsid w:val="00D925DF"/>
    <w:rsid w:val="00D95FB3"/>
    <w:rsid w:val="00D962F9"/>
    <w:rsid w:val="00DA170D"/>
    <w:rsid w:val="00DA4EA3"/>
    <w:rsid w:val="00DD0DE3"/>
    <w:rsid w:val="00DD5554"/>
    <w:rsid w:val="00E0095E"/>
    <w:rsid w:val="00E02372"/>
    <w:rsid w:val="00E03918"/>
    <w:rsid w:val="00E13927"/>
    <w:rsid w:val="00E21A98"/>
    <w:rsid w:val="00E25DDE"/>
    <w:rsid w:val="00E40305"/>
    <w:rsid w:val="00E5195A"/>
    <w:rsid w:val="00E519B2"/>
    <w:rsid w:val="00E61396"/>
    <w:rsid w:val="00E700E9"/>
    <w:rsid w:val="00E7217B"/>
    <w:rsid w:val="00E76593"/>
    <w:rsid w:val="00E801B6"/>
    <w:rsid w:val="00E8231E"/>
    <w:rsid w:val="00EB5F97"/>
    <w:rsid w:val="00EB73AA"/>
    <w:rsid w:val="00EC085E"/>
    <w:rsid w:val="00EC7E9B"/>
    <w:rsid w:val="00EE0D65"/>
    <w:rsid w:val="00EE3601"/>
    <w:rsid w:val="00EE6642"/>
    <w:rsid w:val="00EF561A"/>
    <w:rsid w:val="00EF6BFE"/>
    <w:rsid w:val="00F02379"/>
    <w:rsid w:val="00F02B6B"/>
    <w:rsid w:val="00F02C3A"/>
    <w:rsid w:val="00F45D04"/>
    <w:rsid w:val="00F520ED"/>
    <w:rsid w:val="00F5308A"/>
    <w:rsid w:val="00F54186"/>
    <w:rsid w:val="00F57BF7"/>
    <w:rsid w:val="00F96C21"/>
    <w:rsid w:val="00F97E99"/>
    <w:rsid w:val="00FB02A5"/>
    <w:rsid w:val="00FB2230"/>
    <w:rsid w:val="00FC6372"/>
    <w:rsid w:val="00FC7C62"/>
    <w:rsid w:val="00FD013C"/>
    <w:rsid w:val="00FF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74A61"/>
  <w15:chartTrackingRefBased/>
  <w15:docId w15:val="{FA3052F0-321C-4D8F-87F4-04FD22EA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3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AEC"/>
  </w:style>
  <w:style w:type="paragraph" w:styleId="Footer">
    <w:name w:val="footer"/>
    <w:basedOn w:val="Normal"/>
    <w:link w:val="FooterChar"/>
    <w:uiPriority w:val="99"/>
    <w:unhideWhenUsed/>
    <w:rsid w:val="00A53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AEC"/>
  </w:style>
  <w:style w:type="paragraph" w:styleId="BalloonText">
    <w:name w:val="Balloon Text"/>
    <w:basedOn w:val="Normal"/>
    <w:link w:val="BalloonTextChar"/>
    <w:uiPriority w:val="99"/>
    <w:semiHidden/>
    <w:unhideWhenUsed/>
    <w:rsid w:val="00386D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D7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079E0"/>
    <w:pPr>
      <w:ind w:left="720"/>
      <w:contextualSpacing/>
    </w:pPr>
  </w:style>
  <w:style w:type="paragraph" w:styleId="Title">
    <w:name w:val="Title"/>
    <w:basedOn w:val="Normal"/>
    <w:link w:val="TitleChar"/>
    <w:qFormat/>
    <w:rsid w:val="00497690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pacing w:val="-3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497690"/>
    <w:rPr>
      <w:rFonts w:ascii="Times New Roman" w:eastAsia="Times New Roman" w:hAnsi="Times New Roman" w:cs="Times New Roman"/>
      <w:b/>
      <w:spacing w:val="-3"/>
      <w:sz w:val="24"/>
      <w:szCs w:val="20"/>
    </w:rPr>
  </w:style>
  <w:style w:type="paragraph" w:styleId="NoSpacing">
    <w:name w:val="No Spacing"/>
    <w:uiPriority w:val="1"/>
    <w:qFormat/>
    <w:rsid w:val="004976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765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6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89F25CDA-F065-4D9A-A34C-5D264B3D7033}"/>
</file>

<file path=customXml/itemProps2.xml><?xml version="1.0" encoding="utf-8"?>
<ds:datastoreItem xmlns:ds="http://schemas.openxmlformats.org/officeDocument/2006/customXml" ds:itemID="{9F49DF3C-EEFE-4AB9-AF97-C2F2E4F941B4}"/>
</file>

<file path=customXml/itemProps3.xml><?xml version="1.0" encoding="utf-8"?>
<ds:datastoreItem xmlns:ds="http://schemas.openxmlformats.org/officeDocument/2006/customXml" ds:itemID="{3EABC638-D10D-4573-AE3A-CE01957E166D}"/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425</Words>
  <Characters>2426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Vuyk</dc:creator>
  <cp:keywords/>
  <dc:description/>
  <cp:lastModifiedBy>Bruno Bendavid</cp:lastModifiedBy>
  <cp:revision>2</cp:revision>
  <cp:lastPrinted>2018-04-18T20:35:00Z</cp:lastPrinted>
  <dcterms:created xsi:type="dcterms:W3CDTF">2024-03-26T14:17:00Z</dcterms:created>
  <dcterms:modified xsi:type="dcterms:W3CDTF">2024-03-26T14:17:00Z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</Properties>
</file>